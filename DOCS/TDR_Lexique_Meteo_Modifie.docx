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media1.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left" w:leader="none" w:pos="7005"/>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3611245</wp:posOffset>
                </wp:positionH>
                <wp:positionV relativeFrom="paragraph">
                  <wp:posOffset>235585</wp:posOffset>
                </wp:positionV>
                <wp:extent cx="2312670" cy="449580"/>
                <wp:effectExtent l="0" t="0" r="0" b="7620"/>
                <wp:wrapNone/>
                <wp:docPr id="3" name="Text Box 4"/>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312670" cy="449580"/>
                        </a:xfrm>
                        <a:prstGeom prst="rect">
                          <a:avLst/>
                        </a:prstGeom>
                        <a:solidFill>
                          <a:srgbClr val="FFFFFF"/>
                        </a:solidFill>
                        <a:ln>
                          <a:noFill/>
                        </a:ln>
                      </wps:spPr>
                      <wps:txbx>
                        <w:txbxContent>
                          <w:p>
                            <w:pPr>
                              <w:pBdr/>
                              <w:spacing w:after="0"/>
                              <w:ind/>
                              <w:jc w:val="center"/>
                              <w:rPr>
                                <w:rFonts w:ascii="Maiandra GD" w:hAnsi="Maiandra GD"/>
                                <w:b/>
                                <w:bCs/>
                                <w:sz w:val="24"/>
                                <w:szCs w:val="24"/>
                              </w:rPr>
                            </w:pPr>
                            <w:r>
                              <w:rPr>
                                <w:rFonts w:ascii="Maiandra GD" w:hAnsi="Maiandra GD"/>
                                <w:b/>
                                <w:bCs/>
                                <w:sz w:val="24"/>
                                <w:szCs w:val="24"/>
                              </w:rPr>
                              <w:t xml:space="preserve">MINISTÈRE DES TRANSPORTS</w:t>
                            </w:r>
                            <w:r>
                              <w:rPr>
                                <w:rFonts w:ascii="Maiandra GD" w:hAnsi="Maiandra GD"/>
                                <w:b/>
                                <w:bCs/>
                                <w:sz w:val="24"/>
                                <w:szCs w:val="24"/>
                              </w:rPr>
                            </w:r>
                          </w:p>
                          <w:p>
                            <w:pPr>
                              <w:pBdr/>
                              <w:spacing w:after="0"/>
                              <w:ind/>
                              <w:jc w:val="center"/>
                              <w:rPr>
                                <w:rFonts w:ascii="Berlin Sans FB" w:hAnsi="Berlin Sans FB"/>
                              </w:rPr>
                            </w:pPr>
                            <w:r>
                              <w:rPr>
                                <w:rFonts w:ascii="Berlin Sans FB" w:hAnsi="Berlin Sans FB"/>
                              </w:rPr>
                              <w:t xml:space="preserve">----------------------</w:t>
                            </w:r>
                            <w:r>
                              <w:rPr>
                                <w:rFonts w:ascii="Berlin Sans FB" w:hAnsi="Berlin Sans FB"/>
                              </w:rPr>
                            </w:r>
                          </w:p>
                          <w:p>
                            <w:pPr>
                              <w:pBdr/>
                              <w:spacing w:after="0"/>
                              <w:ind/>
                              <w:rPr>
                                <w:rFonts w:ascii="Berlin Sans FB" w:hAnsi="Berlin Sans FB"/>
                              </w:rPr>
                            </w:pPr>
                            <w:r>
                              <w:rPr>
                                <w:rFonts w:ascii="Berlin Sans FB" w:hAnsi="Berlin Sans FB"/>
                              </w:rPr>
                            </w:r>
                            <w:r>
                              <w:rPr>
                                <w:rFonts w:ascii="Berlin Sans FB" w:hAnsi="Berlin Sans FB"/>
                              </w:rPr>
                            </w:r>
                          </w:p>
                          <w:p>
                            <w:pPr>
                              <w:pBdr/>
                              <w:spacing/>
                              <w:ind/>
                              <w:rPr/>
                            </w:pPr>
                            <w: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2" o:spid="_x0000_s2" o:spt="202" type="#_x0000_t202" style="position:absolute;z-index:251664384;o:allowoverlap:true;o:allowincell:true;mso-position-horizontal-relative:text;margin-left:284.35pt;mso-position-horizontal:absolute;mso-position-vertical-relative:text;margin-top:18.55pt;mso-position-vertical:absolute;width:182.10pt;height:35.40pt;mso-wrap-distance-left:9.00pt;mso-wrap-distance-top:0.00pt;mso-wrap-distance-right:9.00pt;mso-wrap-distance-bottom:0.00pt;v-text-anchor:top;visibility:visible;" fillcolor="#FFFFFF" stroked="f">
                <v:textbox inset="0,0,0,0">
                  <w:txbxContent>
                    <w:p>
                      <w:pPr>
                        <w:pBdr/>
                        <w:spacing w:after="0"/>
                        <w:ind/>
                        <w:jc w:val="center"/>
                        <w:rPr>
                          <w:rFonts w:ascii="Maiandra GD" w:hAnsi="Maiandra GD"/>
                          <w:b/>
                          <w:bCs/>
                          <w:sz w:val="24"/>
                          <w:szCs w:val="24"/>
                        </w:rPr>
                      </w:pPr>
                      <w:r>
                        <w:rPr>
                          <w:rFonts w:ascii="Maiandra GD" w:hAnsi="Maiandra GD"/>
                          <w:b/>
                          <w:bCs/>
                          <w:sz w:val="24"/>
                          <w:szCs w:val="24"/>
                        </w:rPr>
                        <w:t xml:space="preserve">MINISTÈRE DES TRANSPORTS</w:t>
                      </w:r>
                      <w:r>
                        <w:rPr>
                          <w:rFonts w:ascii="Maiandra GD" w:hAnsi="Maiandra GD"/>
                          <w:b/>
                          <w:bCs/>
                          <w:sz w:val="24"/>
                          <w:szCs w:val="24"/>
                        </w:rPr>
                      </w:r>
                    </w:p>
                    <w:p>
                      <w:pPr>
                        <w:pBdr/>
                        <w:spacing w:after="0"/>
                        <w:ind/>
                        <w:jc w:val="center"/>
                        <w:rPr>
                          <w:rFonts w:ascii="Berlin Sans FB" w:hAnsi="Berlin Sans FB"/>
                        </w:rPr>
                      </w:pPr>
                      <w:r>
                        <w:rPr>
                          <w:rFonts w:ascii="Berlin Sans FB" w:hAnsi="Berlin Sans FB"/>
                        </w:rPr>
                        <w:t xml:space="preserve">----------------------</w:t>
                      </w:r>
                      <w:r>
                        <w:rPr>
                          <w:rFonts w:ascii="Berlin Sans FB" w:hAnsi="Berlin Sans FB"/>
                        </w:rPr>
                      </w:r>
                    </w:p>
                    <w:p>
                      <w:pPr>
                        <w:pBdr/>
                        <w:spacing w:after="0"/>
                        <w:ind/>
                        <w:rPr>
                          <w:rFonts w:ascii="Berlin Sans FB" w:hAnsi="Berlin Sans FB"/>
                        </w:rPr>
                      </w:pPr>
                      <w:r>
                        <w:rPr>
                          <w:rFonts w:ascii="Berlin Sans FB" w:hAnsi="Berlin Sans FB"/>
                        </w:rPr>
                      </w:r>
                      <w:r>
                        <w:rPr>
                          <w:rFonts w:ascii="Berlin Sans FB" w:hAnsi="Berlin Sans FB"/>
                        </w:rPr>
                      </w:r>
                    </w:p>
                    <w:p>
                      <w:pPr>
                        <w:pBdr/>
                        <w:spacing/>
                        <w:ind/>
                        <w:rPr/>
                      </w:pPr>
                      <w:r/>
                      <w:r/>
                    </w:p>
                  </w:txbxContent>
                </v:textbox>
              </v:shape>
            </w:pict>
          </mc:Fallback>
        </mc:AlternateContent>
      </w:r>
      <w:r/>
    </w:p>
    <w:p>
      <w:pPr>
        <w:pBdr/>
        <w:spacing w:before="120"/>
        <w:ind w:right="2406"/>
        <w:jc w:val="both"/>
        <w:rPr>
          <w:rFonts w:ascii="Maiandra GD" w:hAnsi="Maiandra GD" w:eastAsia="Times New Roman" w:cs="Times New Roman"/>
          <w:b/>
          <w:bCs/>
          <w:sz w:val="24"/>
          <w:szCs w:val="24"/>
          <w:lang w:eastAsia="fr-FR"/>
        </w:rPr>
      </w:pPr>
      <w:r/>
      <w:bookmarkStart w:id="0" w:name="_Hlk153282691"/>
      <w:r/>
      <w:bookmarkEnd w:id="0"/>
      <w:r>
        <w:rPr>
          <w:rFonts w:ascii="Maiandra GD" w:hAnsi="Maiandra GD" w:eastAsia="Times New Roman" w:cs="Times New Roman"/>
          <w:b/>
          <w:bCs/>
          <w:sz w:val="24"/>
          <w:szCs w:val="24"/>
          <w:lang w:eastAsia="fr-FR"/>
        </w:rPr>
        <w:t xml:space="preserve">REPUBLIQUE DE CÔTE D’IVOIRE</w:t>
      </w:r>
      <w:r>
        <w:rPr>
          <w:rFonts w:ascii="Maiandra GD" w:hAnsi="Maiandra GD" w:eastAsia="Times New Roman" w:cs="Times New Roman"/>
          <w:b/>
          <w:bCs/>
          <w:sz w:val="24"/>
          <w:szCs w:val="24"/>
          <w:lang w:eastAsia="fr-FR"/>
        </w:rPr>
      </w:r>
    </w:p>
    <w:p>
      <w:pPr>
        <w:pBdr/>
        <w:spacing w:after="0" w:line="240" w:lineRule="auto"/>
        <w:ind w:right="2404"/>
        <w:jc w:val="both"/>
        <w:rPr>
          <w:rFonts w:ascii="Maiandra GD" w:hAnsi="Maiandra GD" w:eastAsia="Times New Roman" w:cs="Times New Roman"/>
          <w:b/>
          <w:bCs/>
          <w:sz w:val="24"/>
          <w:szCs w:val="24"/>
          <w:lang w:eastAsia="fr-FR"/>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posOffset>3896995</wp:posOffset>
                </wp:positionH>
                <wp:positionV relativeFrom="paragraph">
                  <wp:posOffset>93345</wp:posOffset>
                </wp:positionV>
                <wp:extent cx="1856105" cy="396240"/>
                <wp:effectExtent l="0" t="0" r="0" b="3810"/>
                <wp:wrapNone/>
                <wp:docPr id="4" name="Image 74" descr="C:\Users\COULIBALY\Desktop\Bureau 2016\COUL\DOSSIERS\SODEXAM\Logo SODEXAM_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ULIBALY\Desktop\Bureau 2016\COUL\DOSSIERS\SODEXAM\Logo SODEXAM_ok.png"/>
                        <pic:cNvPicPr>
                          <a:picLocks noChangeAspect="1"/>
                        </pic:cNvPicPr>
                        <pic:nvPr/>
                      </pic:nvPicPr>
                      <pic:blipFill>
                        <a:blip r:embed="rId14"/>
                        <a:srcRect l="3557" t="9646" r="4075" b="20236"/>
                        <a:stretch/>
                      </pic:blipFill>
                      <pic:spPr bwMode="auto">
                        <a:xfrm>
                          <a:off x="0" y="0"/>
                          <a:ext cx="1856105" cy="39624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margin;margin-left:306.85pt;mso-position-horizontal:absolute;mso-position-vertical-relative:text;margin-top:7.35pt;mso-position-vertical:absolute;width:146.15pt;height:31.20pt;mso-wrap-distance-left:9.00pt;mso-wrap-distance-top:0.00pt;mso-wrap-distance-right:9.00pt;mso-wrap-distance-bottom:0.00pt;z-index:1;" stroked="f">
                <v:imagedata r:id="rId14" o:title="" croptop="6322f" cropleft="2331f" cropbottom="13262f" cropright="2671f"/>
                <o:lock v:ext="edit" rotation="t"/>
              </v:shape>
            </w:pict>
          </mc:Fallback>
        </mc:AlternateContent>
      </w:r>
      <w:r>
        <w:rPr>
          <w:rFonts w:ascii="Maiandra GD" w:hAnsi="Maiandra GD" w:eastAsia="Times New Roman" w:cs="Times New Roman"/>
          <w:b/>
          <w:bCs/>
          <w:sz w:val="24"/>
          <w:szCs w:val="24"/>
          <w:lang w:eastAsia="fr-FR"/>
        </w:rPr>
        <w:t xml:space="preserve">Union – Discipline – Travail</w:t>
      </w:r>
      <w:r>
        <w:rPr>
          <w:rFonts w:ascii="Maiandra GD" w:hAnsi="Maiandra GD" w:eastAsia="Times New Roman" w:cs="Times New Roman"/>
          <w:b/>
          <w:bCs/>
          <w:sz w:val="24"/>
          <w:szCs w:val="24"/>
          <w:lang w:eastAsia="fr-FR"/>
        </w:rPr>
      </w:r>
    </w:p>
    <w:p>
      <w:pPr>
        <w:pBdr/>
        <w:spacing w:after="0" w:line="240" w:lineRule="auto"/>
        <w:ind w:left="798"/>
        <w:rPr>
          <w:rFonts w:ascii="Tahoma" w:hAnsi="Tahoma" w:eastAsia="Times New Roman" w:cs="Tahoma"/>
          <w:sz w:val="24"/>
          <w:szCs w:val="24"/>
          <w:lang w:eastAsia="fr-FR"/>
        </w:rPr>
      </w:pPr>
      <w:r>
        <w:rPr>
          <w:rFonts w:ascii="Tahoma" w:hAnsi="Tahoma" w:eastAsia="Times New Roman" w:cs="Tahoma"/>
          <w:b/>
          <w:sz w:val="24"/>
          <w:szCs w:val="24"/>
          <w:lang w:eastAsia="fr-FR"/>
        </w:rPr>
        <w:t xml:space="preserve">----------------</w:t>
      </w:r>
      <w:r>
        <w:rPr>
          <w:rFonts w:ascii="Tahoma" w:hAnsi="Tahoma" w:eastAsia="Times New Roman" w:cs="Tahoma"/>
          <w:sz w:val="24"/>
          <w:szCs w:val="24"/>
          <w:lang w:eastAsia="fr-FR"/>
        </w:rPr>
      </w:r>
    </w:p>
    <w:p>
      <w:pPr>
        <w:pBdr/>
        <w:spacing w:after="0" w:line="240" w:lineRule="auto"/>
        <w:ind w:left="843"/>
        <w:rPr>
          <w:rFonts w:ascii="Times New Roman" w:hAnsi="Times New Roman" w:eastAsia="Times New Roman" w:cs="Times New Roman"/>
          <w:sz w:val="24"/>
          <w:szCs w:val="24"/>
          <w:lang w:eastAsia="fr-FR"/>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3695065</wp:posOffset>
                </wp:positionH>
                <wp:positionV relativeFrom="paragraph">
                  <wp:posOffset>541655</wp:posOffset>
                </wp:positionV>
                <wp:extent cx="2404110" cy="571500"/>
                <wp:effectExtent l="0" t="0" r="0" b="0"/>
                <wp:wrapNone/>
                <wp:docPr id="5" name="Text Box 4"/>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2404110" cy="571500"/>
                        </a:xfrm>
                        <a:prstGeom prst="rect">
                          <a:avLst/>
                        </a:prstGeom>
                        <a:noFill/>
                        <a:ln>
                          <a:noFill/>
                        </a:ln>
                      </wps:spPr>
                      <wps:txbx>
                        <w:txbxContent>
                          <w:p>
                            <w:pPr>
                              <w:pBdr/>
                              <w:spacing/>
                              <w:ind/>
                              <w:rPr/>
                            </w:pPr>
                            <w:r/>
                            <w:r/>
                          </w:p>
                          <w:p>
                            <w:pPr>
                              <w:pBdr/>
                              <w:spacing/>
                              <w:ind/>
                              <w:rPr>
                                <w:rFonts w:ascii="Maiandra GD" w:hAnsi="Maiandra GD" w:cs="Arial"/>
                                <w:b/>
                                <w:i/>
                                <w:sz w:val="18"/>
                                <w:szCs w:val="24"/>
                              </w:rPr>
                            </w:pPr>
                            <w:r>
                              <w:rPr>
                                <w:rFonts w:ascii="Maiandra GD" w:hAnsi="Maiandra GD" w:cs="Arial"/>
                                <w:b/>
                                <w:i/>
                                <w:sz w:val="18"/>
                                <w:szCs w:val="24"/>
                              </w:rPr>
                              <w:t xml:space="preserve">Notre mission : les Aéroports et la Météo</w:t>
                            </w:r>
                            <w:r>
                              <w:rPr>
                                <w:rFonts w:ascii="Maiandra GD" w:hAnsi="Maiandra GD" w:cs="Arial"/>
                                <w:b/>
                                <w:i/>
                                <w:sz w:val="18"/>
                                <w:szCs w:val="24"/>
                              </w:rPr>
                            </w:r>
                          </w:p>
                          <w:p>
                            <w:pPr>
                              <w:pBdr/>
                              <w:spacing/>
                              <w:ind/>
                              <w:rPr/>
                            </w:pPr>
                            <w: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4" o:spid="_x0000_s4" o:spt="202" type="#_x0000_t202" style="position:absolute;z-index:251660288;o:allowoverlap:true;o:allowincell:true;mso-position-horizontal-relative:text;margin-left:290.95pt;mso-position-horizontal:absolute;mso-position-vertical-relative:text;margin-top:42.65pt;mso-position-vertical:absolute;width:189.30pt;height:45.00pt;mso-wrap-distance-left:9.00pt;mso-wrap-distance-top:0.00pt;mso-wrap-distance-right:9.00pt;mso-wrap-distance-bottom:0.00pt;v-text-anchor:top;visibility:visible;" filled="f" stroked="f">
                <v:textbox inset="0,0,0,0">
                  <w:txbxContent>
                    <w:p>
                      <w:pPr>
                        <w:pBdr/>
                        <w:spacing/>
                        <w:ind/>
                        <w:rPr/>
                      </w:pPr>
                      <w:r/>
                      <w:r/>
                    </w:p>
                    <w:p>
                      <w:pPr>
                        <w:pBdr/>
                        <w:spacing/>
                        <w:ind/>
                        <w:rPr>
                          <w:rFonts w:ascii="Maiandra GD" w:hAnsi="Maiandra GD" w:cs="Arial"/>
                          <w:b/>
                          <w:i/>
                          <w:sz w:val="18"/>
                          <w:szCs w:val="24"/>
                        </w:rPr>
                      </w:pPr>
                      <w:r>
                        <w:rPr>
                          <w:rFonts w:ascii="Maiandra GD" w:hAnsi="Maiandra GD" w:cs="Arial"/>
                          <w:b/>
                          <w:i/>
                          <w:sz w:val="18"/>
                          <w:szCs w:val="24"/>
                        </w:rPr>
                        <w:t xml:space="preserve">Notre mission : les Aéroports et la Météo</w:t>
                      </w:r>
                      <w:r>
                        <w:rPr>
                          <w:rFonts w:ascii="Maiandra GD" w:hAnsi="Maiandra GD" w:cs="Arial"/>
                          <w:b/>
                          <w:i/>
                          <w:sz w:val="18"/>
                          <w:szCs w:val="24"/>
                        </w:rPr>
                      </w:r>
                    </w:p>
                    <w:p>
                      <w:pPr>
                        <w:pBdr/>
                        <w:spacing/>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3607435</wp:posOffset>
                </wp:positionH>
                <wp:positionV relativeFrom="paragraph">
                  <wp:posOffset>206375</wp:posOffset>
                </wp:positionV>
                <wp:extent cx="2476500" cy="601980"/>
                <wp:effectExtent l="0" t="0" r="0" b="7620"/>
                <wp:wrapNone/>
                <wp:docPr id="6" name="Rectangle 2"/>
                <wp:cNvGraphicFramePr/>
                <a:graphic xmlns:a="http://schemas.openxmlformats.org/drawingml/2006/main">
                  <a:graphicData uri="http://schemas.microsoft.com/office/word/2010/wordprocessingShape">
                    <wps:wsp>
                      <wps:cNvPr id="0" name=""/>
                      <wps:cNvSpPr>
                        <a:spLocks noChangeArrowheads="1"/>
                      </wps:cNvSpPr>
                      <wps:spPr bwMode="auto">
                        <a:xfrm>
                          <a:off x="0" y="0"/>
                          <a:ext cx="2476500" cy="601980"/>
                        </a:xfrm>
                        <a:prstGeom prst="rect">
                          <a:avLst/>
                        </a:prstGeom>
                        <a:solidFill>
                          <a:srgbClr val="FFFFFF"/>
                        </a:solidFill>
                        <a:ln>
                          <a:noFill/>
                        </a:ln>
                      </wps:spPr>
                      <wps:txbx>
                        <w:txbxContent>
                          <w:p>
                            <w:pPr>
                              <w:pBdr/>
                              <w:spacing w:after="0"/>
                              <w:ind/>
                              <w:jc w:val="center"/>
                              <w:rPr>
                                <w:rFonts w:ascii="Maiandra GD" w:hAnsi="Maiandra GD"/>
                                <w:b/>
                                <w:bCs/>
                                <w:sz w:val="18"/>
                                <w:szCs w:val="18"/>
                              </w:rPr>
                            </w:pPr>
                            <w:r>
                              <w:rPr>
                                <w:rFonts w:ascii="Maiandra GD" w:hAnsi="Maiandra GD"/>
                                <w:b/>
                                <w:bCs/>
                                <w:sz w:val="18"/>
                                <w:szCs w:val="18"/>
                              </w:rPr>
                              <w:t xml:space="preserve">SOCIÉTÉ D’EXPLOITATION ET DE DÉVELOPPEMENT AÉROPORTUAIRE, AÉRONAUTIQUE ET MÉTÉOROLOGIQUE</w:t>
                            </w:r>
                            <w:r>
                              <w:rPr>
                                <w:rFonts w:ascii="Maiandra GD" w:hAnsi="Maiandra GD"/>
                                <w:b/>
                                <w:bCs/>
                                <w:sz w:val="18"/>
                                <w:szCs w:val="18"/>
                              </w:rP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5" o:spid="_x0000_s5" o:spt="1" type="#_x0000_t1" style="position:absolute;z-index:251659264;o:allowoverlap:true;o:allowincell:true;mso-position-horizontal-relative:text;margin-left:284.05pt;mso-position-horizontal:absolute;mso-position-vertical-relative:text;margin-top:16.25pt;mso-position-vertical:absolute;width:195.00pt;height:47.40pt;mso-wrap-distance-left:9.00pt;mso-wrap-distance-top:0.00pt;mso-wrap-distance-right:9.00pt;mso-wrap-distance-bottom:0.00pt;v-text-anchor:top;visibility:visible;" fillcolor="#FFFFFF" stroked="f">
                <v:textbox inset="0,0,0,0">
                  <w:txbxContent>
                    <w:p>
                      <w:pPr>
                        <w:pBdr/>
                        <w:spacing w:after="0"/>
                        <w:ind/>
                        <w:jc w:val="center"/>
                        <w:rPr>
                          <w:rFonts w:ascii="Maiandra GD" w:hAnsi="Maiandra GD"/>
                          <w:b/>
                          <w:bCs/>
                          <w:sz w:val="18"/>
                          <w:szCs w:val="18"/>
                        </w:rPr>
                      </w:pPr>
                      <w:r>
                        <w:rPr>
                          <w:rFonts w:ascii="Maiandra GD" w:hAnsi="Maiandra GD"/>
                          <w:b/>
                          <w:bCs/>
                          <w:sz w:val="18"/>
                          <w:szCs w:val="18"/>
                        </w:rPr>
                        <w:t xml:space="preserve">SOCIÉTÉ D’EXPLOITATION ET DE DÉVELOPPEMENT AÉROPORTUAIRE, AÉRONAUTIQUE ET MÉTÉOROLOGIQUE</w:t>
                      </w:r>
                      <w:r>
                        <w:rPr>
                          <w:rFonts w:ascii="Maiandra GD" w:hAnsi="Maiandra GD"/>
                          <w:b/>
                          <w:bCs/>
                          <w:sz w:val="18"/>
                          <w:szCs w:val="18"/>
                        </w:rPr>
                      </w:r>
                    </w:p>
                  </w:txbxContent>
                </v:textbox>
              </v:shape>
            </w:pict>
          </mc:Fallback>
        </mc:AlternateContent>
      </w:r>
      <w:r>
        <w:rPr>
          <w:rFonts w:ascii="Tahoma" w:hAnsi="Tahoma" w:eastAsia="Times New Roman" w:cs="Tahoma"/>
          <w:sz w:val="24"/>
          <w:szCs w:val="24"/>
          <w:lang w:eastAsia="fr-FR"/>
        </w:rPr>
        <w:t xml:space="preserve">   </w:t>
      </w:r>
      <w:r>
        <w:rPr>
          <w:rFonts w:ascii="Tahoma" w:hAnsi="Tahoma" w:eastAsia="Times New Roman" w:cs="Tahoma"/>
          <w:sz w:val="24"/>
          <w:szCs w:val="24"/>
          <w:lang w:eastAsia="fr-FR"/>
        </w:rPr>
        <mc:AlternateContent>
          <mc:Choice Requires="wpg">
            <w:drawing>
              <wp:inline xmlns:wp="http://schemas.openxmlformats.org/drawingml/2006/wordprocessingDrawing" distT="0" distB="0" distL="0" distR="0">
                <wp:extent cx="752475" cy="657225"/>
                <wp:effectExtent l="0" t="0" r="0" b="0"/>
                <wp:docPr id="7" name="Image 1995918918" descr="Armoi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Armoirie"/>
                        <pic:cNvPicPr>
                          <a:picLocks noChangeAspect="1"/>
                        </pic:cNvPicPr>
                        <pic:nvPr/>
                      </pic:nvPicPr>
                      <pic:blipFill>
                        <a:blip r:embed="rId15"/>
                        <a:stretch/>
                      </pic:blipFill>
                      <pic:spPr bwMode="auto">
                        <a:xfrm>
                          <a:off x="0" y="0"/>
                          <a:ext cx="752475" cy="6572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9.25pt;height:51.75pt;mso-wrap-distance-left:0.00pt;mso-wrap-distance-top:0.00pt;mso-wrap-distance-right:0.00pt;mso-wrap-distance-bottom:0.00pt;z-index:1;" stroked="f">
                <v:imagedata r:id="rId15" o:title=""/>
                <o:lock v:ext="edit" rotation="t"/>
              </v:shape>
            </w:pict>
          </mc:Fallback>
        </mc:AlternateContent>
      </w:r>
      <w:r>
        <w:rPr>
          <w:rFonts w:ascii="Times New Roman" w:hAnsi="Times New Roman" w:eastAsia="Times New Roman" w:cs="Times New Roman"/>
          <w:sz w:val="24"/>
          <w:szCs w:val="24"/>
          <w:lang w:eastAsia="fr-FR"/>
        </w:rPr>
      </w:r>
    </w:p>
    <w:p>
      <w:pPr>
        <w:pBdr/>
        <w:spacing w:after="0" w:line="240" w:lineRule="auto"/>
        <w:ind w:left="797"/>
        <w:rPr>
          <w:rFonts w:ascii="Tahoma" w:hAnsi="Tahoma" w:eastAsia="Times New Roman" w:cs="Tahoma"/>
          <w:sz w:val="24"/>
          <w:szCs w:val="24"/>
          <w:lang w:eastAsia="fr-FR"/>
        </w:rPr>
      </w:pPr>
      <w:r>
        <w:rPr>
          <w:rFonts w:ascii="Tahoma" w:hAnsi="Tahoma" w:eastAsia="Times New Roman" w:cs="Tahoma"/>
          <w:b/>
          <w:sz w:val="24"/>
          <w:szCs w:val="24"/>
          <w:lang w:eastAsia="fr-FR"/>
        </w:rPr>
        <w:t xml:space="preserve">----------------</w:t>
      </w:r>
      <w:r>
        <w:rPr>
          <w:rFonts w:ascii="Tahoma" w:hAnsi="Tahoma" w:eastAsia="Times New Roman" w:cs="Tahoma"/>
          <w:sz w:val="24"/>
          <w:szCs w:val="24"/>
          <w:lang w:eastAsia="fr-FR"/>
        </w:rPr>
      </w:r>
    </w:p>
    <w:p>
      <w:pPr>
        <w:pBdr/>
        <w:spacing/>
        <w:ind/>
        <w:rPr>
          <w:rFonts w:ascii="Maiandra GD" w:hAnsi="Maiandra GD" w:eastAsia="Times New Roman" w:cs="Times New Roman"/>
          <w:b/>
          <w:bCs/>
          <w:sz w:val="24"/>
          <w:szCs w:val="24"/>
          <w:lang w:eastAsia="fr-FR"/>
        </w:rPr>
      </w:pPr>
      <w:r>
        <w:rPr>
          <w:rFonts w:ascii="Maiandra GD" w:hAnsi="Maiandra GD" w:eastAsia="Times New Roman" w:cs="Times New Roman"/>
          <w:b/>
          <w:bCs/>
          <w:sz w:val="24"/>
          <w:szCs w:val="24"/>
          <w:lang w:eastAsia="fr-FR"/>
        </w:rPr>
      </w:r>
      <w:r>
        <w:rPr>
          <w:rFonts w:ascii="Maiandra GD" w:hAnsi="Maiandra GD" w:eastAsia="Times New Roman" w:cs="Times New Roman"/>
          <w:b/>
          <w:bCs/>
          <w:sz w:val="24"/>
          <w:szCs w:val="24"/>
          <w:lang w:eastAsia="fr-FR"/>
        </w:rPr>
      </w:r>
    </w:p>
    <w:p>
      <w:pPr>
        <w:pBdr/>
        <w:spacing/>
        <w:ind/>
        <w:rPr>
          <w:bCs/>
          <w:iCs/>
        </w:rPr>
      </w:pPr>
      <w:r>
        <w:rPr>
          <w:bCs/>
          <w:iCs/>
        </w:rPr>
      </w:r>
      <w:r>
        <w:rPr>
          <w:bCs/>
          <w:iCs/>
        </w:rPr>
      </w:r>
    </w:p>
    <w:p>
      <w:pPr>
        <w:pBdr/>
        <w:spacing/>
        <w:ind/>
        <w:rPr>
          <w:rFonts w:ascii="Maiandra GD" w:hAnsi="Maiandra GD"/>
          <w:bCs/>
          <w:iCs/>
        </w:rPr>
      </w:pPr>
      <w:r>
        <w:rPr>
          <w:rFonts w:ascii="Maiandra GD" w:hAnsi="Maiandra GD"/>
          <w:bCs/>
          <w:iCs/>
        </w:rPr>
      </w:r>
      <w:r>
        <w:rPr>
          <w:rFonts w:ascii="Maiandra GD" w:hAnsi="Maiandra GD"/>
          <w:bCs/>
          <w:iCs/>
        </w:rPr>
      </w:r>
    </w:p>
    <w:p>
      <w:pPr>
        <w:pBdr/>
        <w:spacing/>
        <w:ind/>
        <w:rPr>
          <w:bCs/>
          <w:iCs/>
        </w:rPr>
      </w:pPr>
      <w:r>
        <w:rPr>
          <w:bCs/>
          <w:iCs/>
        </w:rPr>
      </w:r>
      <w:r>
        <w:rPr>
          <w:bCs/>
          <w:iCs/>
        </w:rPr>
      </w:r>
    </w:p>
    <w:p>
      <w:pPr>
        <w:pBdr/>
        <w:shd w:val="clear" w:color="auto" w:fill="bfbfbf" w:themeFill="background1" w:themeFillShade="BF"/>
        <w:spacing/>
        <w:ind/>
        <w:jc w:val="center"/>
        <w:rPr>
          <w:rFonts w:ascii="Maiandra GD" w:hAnsi="Maiandra GD"/>
          <w:b/>
          <w:sz w:val="32"/>
          <w:szCs w:val="32"/>
          <w:lang w:val="es-ES"/>
        </w:rPr>
      </w:pPr>
      <w:r>
        <w:rPr>
          <w:rFonts w:ascii="Maiandra GD" w:hAnsi="Maiandra GD"/>
          <w:color w:val="000000"/>
          <w:lang w:eastAsia="fr-FR"/>
        </w:rPr>
        <mc:AlternateContent>
          <mc:Choice Requires="wpg">
            <w:drawing>
              <wp:anchor xmlns:wp="http://schemas.openxmlformats.org/drawingml/2006/wordprocessingDrawing" xmlns:wp14="http://schemas.microsoft.com/office/word/2010/wordprocessingDrawing" distT="45720" distB="45720" distL="114300" distR="114300" simplePos="0" relativeHeight="251662336" behindDoc="0" locked="0" layoutInCell="1" allowOverlap="1">
                <wp:simplePos x="0" y="0"/>
                <wp:positionH relativeFrom="margin">
                  <wp:posOffset>128270</wp:posOffset>
                </wp:positionH>
                <wp:positionV relativeFrom="paragraph">
                  <wp:posOffset>588645</wp:posOffset>
                </wp:positionV>
                <wp:extent cx="5524500" cy="2072558"/>
                <wp:effectExtent l="19050" t="19050" r="19050" b="19050"/>
                <wp:wrapSquare wrapText="bothSides"/>
                <wp:docPr id="8" name="Zone de texte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5524499" cy="2072558"/>
                        </a:xfrm>
                        <a:prstGeom prst="rect">
                          <a:avLst/>
                        </a:prstGeom>
                        <a:solidFill>
                          <a:srgbClr val="FFFFFF"/>
                        </a:solidFill>
                        <a:ln w="38100" cmpd="dbl">
                          <a:solidFill>
                            <a:srgbClr val="000000"/>
                          </a:solidFill>
                          <a:miter lim="800000"/>
                          <a:headEnd/>
                          <a:tailEnd/>
                        </a:ln>
                        <a:effectLst>
                          <a:innerShdw blurRad="63500" dist="50800" dir="2700000">
                            <a:prstClr val="black">
                              <a:alpha val="50000"/>
                            </a:prstClr>
                          </a:innerShdw>
                        </a:effectLst>
                      </wps:spPr>
                      <wps:txbx>
                        <w:txbxContent>
                          <w:p>
                            <w:pPr>
                              <w:pBdr/>
                              <w:spacing w:line="360" w:lineRule="auto"/>
                              <w:ind/>
                              <w:jc w:val="center"/>
                              <w:rPr>
                                <w:rFonts w:ascii="Maiandra GD" w:hAnsi="Maiandra GD"/>
                                <w:b/>
                                <w:bCs/>
                                <w:sz w:val="40"/>
                                <w:szCs w:val="40"/>
                              </w:rPr>
                            </w:pPr>
                            <w:r>
                              <w:rPr>
                                <w:rFonts w:ascii="Maiandra GD" w:hAnsi="Maiandra GD"/>
                                <w:b/>
                                <w:bCs/>
                                <w:sz w:val="40"/>
                                <w:szCs w:val="40"/>
                              </w:rPr>
                              <w:t xml:space="preserve">ATELIER DE VALIDATION DU LEXIQUE MÉTÉOROLOGIQUE AUPRES DES COMMUNAUTÉS RURALES ET ANIMATEURS RADIOS</w:t>
                            </w:r>
                            <w:r>
                              <w:rPr>
                                <w:rFonts w:ascii="Maiandra GD" w:hAnsi="Maiandra GD"/>
                                <w:b/>
                                <w:bCs/>
                                <w:sz w:val="40"/>
                                <w:szCs w:val="40"/>
                              </w:rPr>
                            </w:r>
                          </w:p>
                        </w:txbxContent>
                      </wps:txbx>
                      <wps:bodyPr rot="0" vert="horz" wrap="square" lIns="91440" tIns="45720" rIns="91440" bIns="45720" anchor="t" anchorCtr="0">
                        <a:noAutofit/>
                      </wps:bodyPr>
                    </wps:wsp>
                  </a:graphicData>
                </a:graphic>
              </wp:anchor>
            </w:drawing>
          </mc:Choice>
          <mc:Fallback>
            <w:pict>
              <v:shape id="shape 7" o:spid="_x0000_s7" o:spt="202" type="#_x0000_t202" style="position:absolute;z-index:251662336;o:allowoverlap:true;o:allowincell:true;mso-position-horizontal-relative:margin;margin-left:10.10pt;mso-position-horizontal:absolute;mso-position-vertical-relative:text;margin-top:46.35pt;mso-position-vertical:absolute;width:435.00pt;height:163.19pt;mso-wrap-distance-left:9.00pt;mso-wrap-distance-top:3.60pt;mso-wrap-distance-right:9.00pt;mso-wrap-distance-bottom:3.60pt;v-text-anchor:top;visibility:visible;" fillcolor="#FFFFFF" strokecolor="#000000" strokeweight="3.00pt">
                <w10:wrap type="square"/>
                <v:textbox inset="0,0,0,0">
                  <w:txbxContent>
                    <w:p>
                      <w:pPr>
                        <w:pBdr/>
                        <w:spacing w:line="360" w:lineRule="auto"/>
                        <w:ind/>
                        <w:jc w:val="center"/>
                        <w:rPr>
                          <w:rFonts w:ascii="Maiandra GD" w:hAnsi="Maiandra GD"/>
                          <w:b/>
                          <w:bCs/>
                          <w:sz w:val="40"/>
                          <w:szCs w:val="40"/>
                        </w:rPr>
                      </w:pPr>
                      <w:r>
                        <w:rPr>
                          <w:rFonts w:ascii="Maiandra GD" w:hAnsi="Maiandra GD"/>
                          <w:b/>
                          <w:bCs/>
                          <w:sz w:val="40"/>
                          <w:szCs w:val="40"/>
                        </w:rPr>
                        <w:t xml:space="preserve">ATELIER DE VALIDATION DU LEXIQUE MÉTÉOROLOGIQUE AUPRES DES COMMUNAUTÉS RURALES ET ANIMATEURS RADIOS</w:t>
                      </w:r>
                      <w:r>
                        <w:rPr>
                          <w:rFonts w:ascii="Maiandra GD" w:hAnsi="Maiandra GD"/>
                          <w:b/>
                          <w:bCs/>
                          <w:sz w:val="40"/>
                          <w:szCs w:val="40"/>
                        </w:rPr>
                      </w:r>
                    </w:p>
                  </w:txbxContent>
                </v:textbox>
              </v:shape>
            </w:pict>
          </mc:Fallback>
        </mc:AlternateContent>
      </w:r>
      <w:r>
        <w:rPr>
          <w:rFonts w:ascii="Maiandra GD" w:hAnsi="Maiandra GD"/>
          <w:b/>
          <w:sz w:val="32"/>
          <w:szCs w:val="32"/>
          <w:lang w:val="es-ES"/>
        </w:rPr>
        <w:t xml:space="preserve">TERMES DE REFERENCE</w:t>
      </w:r>
      <w:r>
        <w:rPr>
          <w:rFonts w:ascii="Maiandra GD" w:hAnsi="Maiandra GD"/>
          <w:b/>
          <w:sz w:val="32"/>
          <w:szCs w:val="32"/>
          <w:lang w:val="es-ES"/>
        </w:rPr>
      </w:r>
    </w:p>
    <w:p>
      <w:pPr>
        <w:pBdr/>
        <w:spacing/>
        <w:ind/>
        <w:jc w:val="center"/>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p>
    <w:p>
      <w:pPr>
        <w:pStyle w:val="1039"/>
        <w:pBdr/>
        <w:spacing w:after="200" w:afterAutospacing="0" w:line="276" w:lineRule="auto"/>
        <w:ind w:hanging="720" w:left="993"/>
        <w:jc w:val="both"/>
        <w:rPr>
          <w:rFonts w:ascii="Arial Narrow" w:hAnsi="Arial Narrow"/>
          <w:color w:val="000000"/>
        </w:rPr>
      </w:pPr>
      <w:r>
        <w:rPr>
          <w:rFonts w:ascii="Arial Narrow" w:hAnsi="Arial Narrow"/>
          <w:color w:val="000000"/>
        </w:rPr>
      </w:r>
      <w:r>
        <w:rPr>
          <w:rFonts w:ascii="Arial Narrow" w:hAnsi="Arial Narrow"/>
          <w:color w:val="000000"/>
        </w:rPr>
      </w:r>
    </w:p>
    <w:p>
      <w:pPr>
        <w:pStyle w:val="1039"/>
        <w:pBdr/>
        <w:spacing w:after="200" w:afterAutospacing="0" w:line="276" w:lineRule="auto"/>
        <w:ind/>
        <w:jc w:val="both"/>
        <w:rPr>
          <w:rFonts w:ascii="Arial Narrow" w:hAnsi="Arial Narrow"/>
          <w:color w:val="000000"/>
          <w:lang w:val="es-ES"/>
        </w:rPr>
      </w:pPr>
      <w:r>
        <w:rPr>
          <w:rFonts w:ascii="Arial Narrow" w:hAnsi="Arial Narrow"/>
          <w:color w:val="000000"/>
          <w:lang w:val="es-ES"/>
        </w:rPr>
      </w:r>
      <w:r>
        <w:rPr>
          <w:rFonts w:ascii="Arial Narrow" w:hAnsi="Arial Narrow"/>
          <w:color w:val="000000"/>
          <w:lang w:val="es-ES"/>
        </w:rPr>
      </w:r>
    </w:p>
    <w:p>
      <w:pPr>
        <w:pStyle w:val="1039"/>
        <w:pBdr/>
        <w:spacing w:after="200" w:afterAutospacing="0" w:line="276" w:lineRule="auto"/>
        <w:ind w:hanging="720" w:left="993"/>
        <w:jc w:val="both"/>
        <w:rPr>
          <w:rFonts w:ascii="Arial Narrow" w:hAnsi="Arial Narrow"/>
          <w:color w:val="000000"/>
          <w:lang w:val="es-ES"/>
        </w:rPr>
      </w:pPr>
      <w:r>
        <w:rPr>
          <w:rFonts w:ascii="Arial Narrow" w:hAnsi="Arial Narrow"/>
          <w:color w:val="000000"/>
          <w:lang w:val="es-ES"/>
        </w:rPr>
      </w:r>
      <w:r>
        <w:rPr>
          <w:rFonts w:ascii="Arial Narrow" w:hAnsi="Arial Narrow"/>
          <w:color w:val="000000"/>
          <w:lang w:val="es-ES"/>
        </w:rPr>
      </w:r>
    </w:p>
    <w:p>
      <w:pPr>
        <w:pStyle w:val="1039"/>
        <w:pBdr/>
        <w:spacing w:after="200" w:afterAutospacing="0" w:line="276" w:lineRule="auto"/>
        <w:ind w:hanging="720" w:left="993"/>
        <w:jc w:val="center"/>
        <w:rPr>
          <w:rFonts w:ascii="Arial Narrow" w:hAnsi="Arial Narrow"/>
          <w:color w:val="000000"/>
        </w:rPr>
      </w:pPr>
      <w:r>
        <w:rPr>
          <w:rFonts w:ascii="Arial Narrow" w:hAnsi="Arial Narrow"/>
          <w:color w:val="000000"/>
        </w:rPr>
        <w:t xml:space="preserve">@ Mai 2025</w:t>
      </w:r>
      <w:r>
        <w:rPr>
          <w:rFonts w:ascii="Arial Narrow" w:hAnsi="Arial Narrow"/>
          <w:color w:val="000000"/>
        </w:rPr>
      </w:r>
    </w:p>
    <w:p>
      <w:pPr>
        <w:pStyle w:val="1039"/>
        <w:pBdr/>
        <w:spacing w:after="200" w:afterAutospacing="0" w:line="276" w:lineRule="auto"/>
        <w:ind w:hanging="720" w:left="993"/>
        <w:jc w:val="center"/>
        <w:rPr>
          <w:rFonts w:ascii="Arial Narrow" w:hAnsi="Arial Narrow"/>
          <w:color w:val="000000"/>
        </w:rPr>
      </w:pPr>
      <w:r>
        <w:rPr>
          <w:rFonts w:ascii="Arial Narrow" w:hAnsi="Arial Narrow"/>
          <w:color w:val="000000"/>
        </w:rPr>
      </w:r>
      <w:r>
        <w:rPr>
          <w:rFonts w:ascii="Arial Narrow" w:hAnsi="Arial Narrow"/>
          <w:color w:val="000000"/>
        </w:rPr>
      </w:r>
    </w:p>
    <w:p>
      <w:pPr>
        <w:pStyle w:val="1039"/>
        <w:pBdr/>
        <w:spacing w:after="200" w:afterAutospacing="0" w:line="276" w:lineRule="auto"/>
        <w:ind/>
        <w:jc w:val="both"/>
        <w:rPr>
          <w:rFonts w:ascii="Arial Narrow" w:hAnsi="Arial Narrow"/>
          <w:color w:val="000000"/>
        </w:rPr>
      </w:pPr>
      <w:r>
        <w:rPr>
          <w:rFonts w:ascii="Arial Narrow" w:hAnsi="Arial Narrow"/>
          <w:color w:val="000000"/>
        </w:rPr>
      </w:r>
      <w:r>
        <w:rPr>
          <w:rFonts w:ascii="Arial Narrow" w:hAnsi="Arial Narrow"/>
          <w:color w:val="000000"/>
        </w:rPr>
      </w:r>
    </w:p>
    <w:p>
      <w:pPr>
        <w:pStyle w:val="1039"/>
        <w:pBdr/>
        <w:spacing w:after="200" w:afterAutospacing="0" w:line="276" w:lineRule="auto"/>
        <w:ind/>
        <w:jc w:val="both"/>
        <w:rPr>
          <w:rFonts w:ascii="Arial Narrow" w:hAnsi="Arial Narrow"/>
          <w:color w:val="000000"/>
        </w:rPr>
      </w:pPr>
      <w:r>
        <w:rPr>
          <w:rFonts w:ascii="Arial Narrow" w:hAnsi="Arial Narrow"/>
          <w:color w:val="000000"/>
        </w:rPr>
      </w:r>
      <w:r>
        <w:rPr>
          <w:rFonts w:ascii="Arial Narrow" w:hAnsi="Arial Narrow"/>
          <w:color w:val="000000"/>
        </w:rPr>
      </w:r>
    </w:p>
    <w:p>
      <w:pPr>
        <w:pStyle w:val="1039"/>
        <w:numPr>
          <w:ilvl w:val="0"/>
          <w:numId w:val="1"/>
        </w:numPr>
        <w:pBdr/>
        <w:spacing w:after="0" w:afterAutospacing="0" w:before="0" w:beforeAutospacing="0"/>
        <w:ind w:hanging="294" w:left="567"/>
        <w:jc w:val="both"/>
        <w:rPr>
          <w:rFonts w:ascii="Maiandra GD" w:hAnsi="Maiandra GD"/>
          <w:b/>
          <w:color w:val="000000"/>
          <w:sz w:val="26"/>
          <w:szCs w:val="26"/>
        </w:rPr>
      </w:pPr>
      <w:r>
        <w:rPr>
          <w:rFonts w:ascii="Maiandra GD" w:hAnsi="Maiandra GD"/>
          <w:b/>
          <w:color w:val="000000"/>
          <w:sz w:val="26"/>
          <w:szCs w:val="26"/>
        </w:rPr>
        <w:t xml:space="preserve">CONTEXTE ET JUSTIFICATION </w:t>
      </w:r>
      <w:r>
        <w:rPr>
          <w:rFonts w:ascii="Maiandra GD" w:hAnsi="Maiandra GD"/>
          <w:b/>
          <w:color w:val="000000"/>
          <w:sz w:val="26"/>
          <w:szCs w:val="26"/>
        </w:rPr>
      </w:r>
    </w:p>
    <w:p>
      <w:pPr>
        <w:pStyle w:val="1048"/>
        <w:pBdr/>
        <w:spacing w:after="0" w:afterAutospacing="0" w:before="0" w:beforeAutospacing="0"/>
        <w:ind/>
        <w:jc w:val="both"/>
        <w:rPr>
          <w:rFonts w:ascii="Arial Narrow" w:hAnsi="Arial Narrow"/>
          <w:color w:val="000000"/>
        </w:rPr>
      </w:pPr>
      <w:r>
        <w:rPr>
          <w:rFonts w:ascii="Arial Narrow" w:hAnsi="Arial Narrow"/>
          <w:color w:val="000000"/>
        </w:rPr>
      </w:r>
      <w:r>
        <w:rPr>
          <w:rFonts w:ascii="Arial Narrow" w:hAnsi="Arial Narrow"/>
          <w:color w:val="000000"/>
        </w:rPr>
      </w:r>
    </w:p>
    <w:p>
      <w:pPr>
        <w:pStyle w:val="1060"/>
        <w:pBdr>
          <w:top w:val="none" w:color="000000" w:sz="4" w:space="0"/>
          <w:left w:val="none" w:color="000000" w:sz="4" w:space="0"/>
          <w:bottom w:val="none" w:color="000000" w:sz="4" w:space="0"/>
          <w:right w:val="none" w:color="000000" w:sz="4" w:space="0"/>
        </w:pBdr>
        <w:spacing/>
        <w:ind/>
        <w:rPr/>
      </w:pPr>
      <w:r>
        <w:t xml:space="preserve">En Côte d’Ivoire, l’agriculture constitue un pilier essentiel de l’économie, </w:t>
      </w:r>
      <w:commentRangeStart w:id="0"/>
      <w:r>
        <w:t xml:space="preserve">représentant</w:t>
      </w:r>
      <w:commentRangeEnd w:id="0"/>
      <w:r>
        <w:commentReference w:id="0"/>
      </w:r>
      <w:r>
        <w:t xml:space="preserve"> plus de 25% du PIB et mobilisant plus de la moitié de la population active. Toutefois, les changements climatiques notamment </w:t>
      </w:r>
      <w:r>
        <w:rPr>
          <w:b/>
          <w:bCs/>
        </w:rPr>
        <w:t xml:space="preserve">la hausse des températures, la baisse des précipitations et la perturbation des saisons agricoles</w:t>
      </w:r>
      <w:r>
        <w:t xml:space="preserve"> compromettent la résilience des exploitations agricoles, aggravant ainsi la vulnérabilité des agriculteurs ruraux.</w:t>
      </w:r>
      <w:r/>
    </w:p>
    <w:p>
      <w:pPr>
        <w:pStyle w:val="1060"/>
        <w:pBdr>
          <w:top w:val="none" w:color="000000" w:sz="4" w:space="0"/>
          <w:left w:val="none" w:color="000000" w:sz="4" w:space="0"/>
          <w:bottom w:val="none" w:color="000000" w:sz="4" w:space="0"/>
          <w:right w:val="none" w:color="000000" w:sz="4" w:space="0"/>
        </w:pBdr>
        <w:spacing/>
        <w:ind/>
        <w:rPr/>
      </w:pPr>
      <w:r>
        <w:t xml:space="preserve">Face à ces défis, la diffusion d’informations météorologiques précises et compréhensibles devient une priorité stratégique pour améliorer la prise de décision agrico</w:t>
      </w:r>
      <w:r>
        <w:t xml:space="preserve">le et renforcer l’adaptation. Toutefois, une barrière subsiste : les termes météorologiques, souvent complexes et exprimés en français technique, demeurent inaccessibles à une majorité d’agriculteurs ne maîtrisant ni la terminologie ni la langue française.</w:t>
      </w:r>
      <w:r/>
    </w:p>
    <w:p>
      <w:pPr>
        <w:pStyle w:val="1060"/>
        <w:pBdr>
          <w:top w:val="none" w:color="000000" w:sz="4" w:space="0"/>
          <w:left w:val="none" w:color="000000" w:sz="4" w:space="0"/>
          <w:bottom w:val="none" w:color="000000" w:sz="4" w:space="0"/>
          <w:right w:val="none" w:color="000000" w:sz="4" w:space="0"/>
        </w:pBdr>
        <w:spacing/>
        <w:ind/>
        <w:rPr/>
      </w:pPr>
      <w:r>
        <w:t xml:space="preserve">Dans ce contexte, un lexique météorologique multilingue (français, baoulé, bété, malinké, sénoufo, yacouba, koulango, lobi) </w:t>
      </w:r>
      <w:r>
        <w:rPr>
          <w:b/>
          <w:bCs/>
        </w:rPr>
        <w:t xml:space="preserve">a été élaboré en 2024 </w:t>
      </w:r>
      <w:r>
        <w:t xml:space="preserve">par la Direction de la Météorologie Nationale </w:t>
      </w:r>
      <w:r>
        <w:rPr>
          <w:b/>
          <w:bCs/>
        </w:rPr>
        <w:t xml:space="preserve">(DMN/SODEXAM)</w:t>
      </w:r>
      <w:r>
        <w:t xml:space="preserve">, en collaboration </w:t>
      </w:r>
      <w:del w:id="0" w:author="KRIZOUA" w:date="2025-05-21T12:39:00Z">
        <w:r>
          <w:delText xml:space="preserve">avec</w:delText>
        </w:r>
      </w:del>
      <w:del w:id="1" w:author="KRIZOUA" w:date="2025-05-21T12:39:00Z">
        <w:r>
          <w:delText xml:space="preserve"> </w:delText>
        </w:r>
      </w:del>
      <w:del w:id="2" w:author="KRIZOUA" w:date="2025-05-21T12:39:00Z">
        <w:r>
          <w:delText xml:space="preserve"> des</w:delText>
        </w:r>
      </w:del>
      <w:ins w:id="3" w:author="KRIZOUA" w:date="2025-05-21T12:39:00Z">
        <w:r>
          <w:t xml:space="preserve">avec des</w:t>
        </w:r>
      </w:ins>
      <w:r>
        <w:t xml:space="preserve"> </w:t>
      </w:r>
      <w:r>
        <w:rPr>
          <w:b/>
          <w:bCs/>
        </w:rPr>
        <w:t xml:space="preserve">linguistes et experts sectoriels</w:t>
      </w:r>
      <w:ins w:id="4" w:author="KRIZOUA" w:date="2025-05-21T12:33:00Z">
        <w:r>
          <w:rPr>
            <w:b/>
            <w:bCs/>
          </w:rPr>
          <w:t xml:space="preserve"> dans une </w:t>
        </w:r>
      </w:ins>
      <w:ins w:id="5" w:author="KRIZOUA" w:date="2025-05-21T12:37:00Z">
        <w:r>
          <w:rPr>
            <w:b/>
            <w:bCs/>
          </w:rPr>
          <w:t xml:space="preserve">synergie</w:t>
        </w:r>
      </w:ins>
      <w:ins w:id="6" w:author="KRIZOUA" w:date="2025-05-21T12:34:00Z">
        <w:r>
          <w:rPr>
            <w:b/>
            <w:bCs/>
          </w:rPr>
          <w:t xml:space="preserve"> d’action avec le Programme des Nations Unies pour l’Environnement, à l’occasion de la mise en œuvre de son projet </w:t>
        </w:r>
      </w:ins>
      <w:commentRangeStart w:id="1"/>
      <w:ins w:id="7" w:author="KRIZOUA" w:date="2025-05-21T12:35:00Z">
        <w:r>
          <w:rPr>
            <w:b/>
            <w:bCs/>
          </w:rPr>
          <w:t xml:space="preserve">adressant</w:t>
        </w:r>
      </w:ins>
      <w:commentRangeEnd w:id="1"/>
      <w:r>
        <w:commentReference w:id="1"/>
      </w:r>
      <w:ins w:id="8" w:author="KRIZOUA" w:date="2025-05-21T12:35:00Z">
        <w:r>
          <w:rPr>
            <w:b/>
            <w:bCs/>
          </w:rPr>
          <w:t xml:space="preserve"> le climat, la paix et la sécurité</w:t>
        </w:r>
      </w:ins>
      <w:ins w:id="9" w:author="KRIZOUA" w:date="2025-05-21T12:37:00Z">
        <w:r>
          <w:rPr>
            <w:b/>
            <w:bCs/>
          </w:rPr>
          <w:t xml:space="preserve"> dans le nord-est de la Cote d’Ivoire</w:t>
        </w:r>
      </w:ins>
      <w:r>
        <w:t xml:space="preserve">. Pour assurer l’opérationnalisation de ce lexique et sa diffusion efficace auprès des populations rurales, il est indispensable de valider ces termes avec les animateurs des radios communautaires, principaux vecteurs de </w:t>
      </w:r>
      <w:ins w:id="10" w:author="KRIZOUA" w:date="2025-05-21T12:38:00Z">
        <w:r>
          <w:t xml:space="preserve">diffusion de </w:t>
        </w:r>
      </w:ins>
      <w:r>
        <w:t xml:space="preserve">l’information dans les zones concernées.</w:t>
      </w:r>
      <w:r/>
    </w:p>
    <w:p>
      <w:pPr>
        <w:pStyle w:val="1060"/>
        <w:pBdr>
          <w:top w:val="none" w:color="000000" w:sz="4" w:space="0"/>
          <w:left w:val="none" w:color="000000" w:sz="4" w:space="0"/>
          <w:bottom w:val="none" w:color="000000" w:sz="4" w:space="0"/>
          <w:right w:val="none" w:color="000000" w:sz="4" w:space="0"/>
        </w:pBdr>
        <w:spacing/>
        <w:ind/>
        <w:rPr/>
      </w:pPr>
      <w:r>
        <w:t xml:space="preserve">L’atelier prévu à</w:t>
      </w:r>
      <w:r>
        <w:rPr>
          <w:b/>
          <w:bCs/>
        </w:rPr>
        <w:t xml:space="preserve"> Bondoukou</w:t>
      </w:r>
      <w:r>
        <w:t xml:space="preserve"> vise donc à garantir que les termes traduits soient compris, acceptés et utilisables dans les émissions radiophoniques destinées aux agriculteurs.</w:t>
      </w:r>
      <w:r/>
    </w:p>
    <w:p>
      <w:pPr>
        <w:pStyle w:val="1039"/>
        <w:pBdr/>
        <w:spacing w:after="0" w:afterAutospacing="0" w:before="0" w:beforeAutospacing="0"/>
        <w:ind/>
        <w:jc w:val="both"/>
        <w:rPr>
          <w:rFonts w:ascii="Arial Narrow" w:hAnsi="Arial Narrow"/>
          <w:color w:val="000000"/>
        </w:rPr>
      </w:pPr>
      <w:r>
        <w:rPr>
          <w:rFonts w:ascii="Arial Narrow" w:hAnsi="Arial Narrow"/>
          <w:color w:val="000000"/>
        </w:rPr>
      </w:r>
      <w:r>
        <w:rPr>
          <w:rFonts w:ascii="Arial Narrow" w:hAnsi="Arial Narrow"/>
          <w:color w:val="000000"/>
        </w:rPr>
      </w:r>
    </w:p>
    <w:p>
      <w:pPr>
        <w:pStyle w:val="1039"/>
        <w:pBdr/>
        <w:spacing w:after="0" w:afterAutospacing="0" w:before="0" w:beforeAutospacing="0"/>
        <w:ind/>
        <w:jc w:val="both"/>
        <w:rPr>
          <w:rFonts w:ascii="Arial Narrow" w:hAnsi="Arial Narrow"/>
          <w:color w:val="000000"/>
        </w:rPr>
      </w:pPr>
      <w:r>
        <w:rPr>
          <w:rFonts w:ascii="Arial Narrow" w:hAnsi="Arial Narrow"/>
          <w:color w:val="000000"/>
        </w:rPr>
      </w:r>
      <w:r>
        <w:rPr>
          <w:rFonts w:ascii="Arial Narrow" w:hAnsi="Arial Narrow"/>
          <w:color w:val="000000"/>
        </w:rPr>
      </w:r>
    </w:p>
    <w:p>
      <w:pPr>
        <w:pStyle w:val="1039"/>
        <w:numPr>
          <w:ilvl w:val="0"/>
          <w:numId w:val="1"/>
        </w:numPr>
        <w:pBdr/>
        <w:spacing w:after="0" w:afterAutospacing="0" w:before="0" w:beforeAutospacing="0"/>
        <w:ind w:hanging="294" w:left="567"/>
        <w:jc w:val="both"/>
        <w:rPr>
          <w:rFonts w:ascii="Maiandra GD" w:hAnsi="Maiandra GD"/>
          <w:b/>
          <w:color w:val="000000"/>
          <w:sz w:val="26"/>
          <w:szCs w:val="26"/>
        </w:rPr>
      </w:pPr>
      <w:r>
        <w:rPr>
          <w:rFonts w:ascii="Maiandra GD" w:hAnsi="Maiandra GD"/>
          <w:b/>
          <w:color w:val="000000"/>
          <w:sz w:val="26"/>
          <w:szCs w:val="26"/>
        </w:rPr>
        <w:t xml:space="preserve">OBJECTIFS DE L’ATELIER</w:t>
      </w:r>
      <w:r>
        <w:rPr>
          <w:rFonts w:ascii="Maiandra GD" w:hAnsi="Maiandra GD"/>
          <w:b/>
          <w:color w:val="000000"/>
          <w:sz w:val="26"/>
          <w:szCs w:val="26"/>
        </w:rPr>
      </w:r>
    </w:p>
    <w:p>
      <w:pPr>
        <w:pStyle w:val="1039"/>
        <w:pBdr/>
        <w:spacing w:after="0" w:afterAutospacing="0" w:before="0" w:beforeAutospacing="0"/>
        <w:ind w:left="567"/>
        <w:jc w:val="both"/>
        <w:rPr>
          <w:rFonts w:ascii="Maiandra GD" w:hAnsi="Maiandra GD"/>
          <w:b/>
          <w:color w:val="000000"/>
          <w:sz w:val="26"/>
          <w:szCs w:val="26"/>
        </w:rPr>
      </w:pPr>
      <w:r>
        <w:rPr>
          <w:rFonts w:ascii="Maiandra GD" w:hAnsi="Maiandra GD"/>
          <w:b/>
          <w:color w:val="000000"/>
          <w:sz w:val="26"/>
          <w:szCs w:val="26"/>
        </w:rPr>
      </w:r>
      <w:r>
        <w:rPr>
          <w:rFonts w:ascii="Maiandra GD" w:hAnsi="Maiandra GD"/>
          <w:b/>
          <w:color w:val="000000"/>
          <w:sz w:val="26"/>
          <w:szCs w:val="26"/>
        </w:rPr>
      </w:r>
    </w:p>
    <w:p>
      <w:pPr>
        <w:pStyle w:val="1060"/>
        <w:pBdr/>
        <w:spacing/>
        <w:ind/>
        <w:rPr/>
      </w:pPr>
      <w:r>
        <w:t xml:space="preserve">L'objectif principal de cet atelier est de valider l’adéquation des termes météorologiques traduits pour une diffusion radio claire, cohérente et accessible aux agriculteurs dans les langues locales.</w:t>
      </w:r>
      <w:r/>
    </w:p>
    <w:p>
      <w:pPr>
        <w:pStyle w:val="1060"/>
        <w:pBdr/>
        <w:spacing/>
        <w:ind/>
        <w:rPr/>
      </w:pPr>
      <w:r/>
      <w:r/>
    </w:p>
    <w:p>
      <w:pPr>
        <w:pStyle w:val="1060"/>
        <w:pBdr/>
        <w:spacing/>
        <w:ind/>
        <w:rPr/>
      </w:pPr>
      <w:r>
        <w:t xml:space="preserve">De façon spécifique, les objectifs sont les suivants : </w:t>
      </w:r>
      <w:r/>
    </w:p>
    <w:p>
      <w:pPr>
        <w:pStyle w:val="1060"/>
        <w:numPr>
          <w:ilvl w:val="0"/>
          <w:numId w:val="13"/>
        </w:numPr>
        <w:pBdr>
          <w:top w:val="none" w:color="000000" w:sz="4" w:space="0"/>
          <w:left w:val="none" w:color="000000" w:sz="4" w:space="0"/>
          <w:bottom w:val="none" w:color="000000" w:sz="4" w:space="0"/>
          <w:right w:val="none" w:color="000000" w:sz="4" w:space="0"/>
        </w:pBdr>
        <w:spacing/>
        <w:ind/>
        <w:rPr/>
      </w:pPr>
      <w:r>
        <w:t xml:space="preserve">Recueillir l’avis des animateurs radios et communautés locales sur la clarté et la pertinence des termes traduits ;</w:t>
      </w:r>
      <w:r/>
    </w:p>
    <w:p>
      <w:pPr>
        <w:pStyle w:val="1060"/>
        <w:numPr>
          <w:ilvl w:val="0"/>
          <w:numId w:val="13"/>
        </w:numPr>
        <w:pBdr>
          <w:top w:val="none" w:color="000000" w:sz="4" w:space="0"/>
          <w:left w:val="none" w:color="000000" w:sz="4" w:space="0"/>
          <w:bottom w:val="none" w:color="000000" w:sz="4" w:space="0"/>
          <w:right w:val="none" w:color="000000" w:sz="4" w:space="0"/>
        </w:pBdr>
        <w:spacing/>
        <w:ind/>
        <w:rPr/>
      </w:pPr>
      <w:r>
        <w:t xml:space="preserve">Harmoniser l’usage des termes météorologiques dans les différentes langues pour les émissions radiophoniques ;</w:t>
      </w:r>
      <w:r/>
    </w:p>
    <w:p>
      <w:pPr>
        <w:pStyle w:val="1060"/>
        <w:numPr>
          <w:ilvl w:val="0"/>
          <w:numId w:val="13"/>
        </w:numPr>
        <w:pBdr>
          <w:top w:val="none" w:color="000000" w:sz="4" w:space="0"/>
          <w:left w:val="none" w:color="000000" w:sz="4" w:space="0"/>
          <w:bottom w:val="none" w:color="000000" w:sz="4" w:space="0"/>
          <w:right w:val="none" w:color="000000" w:sz="4" w:space="0"/>
        </w:pBdr>
        <w:spacing/>
        <w:ind/>
        <w:rPr/>
      </w:pPr>
      <w:r>
        <w:t xml:space="preserve">Renforcer les capacités des animateurs sur l’utilisation des concepts météorologiques vulgarisés ;</w:t>
      </w:r>
      <w:r/>
    </w:p>
    <w:p>
      <w:pPr>
        <w:pStyle w:val="1060"/>
        <w:numPr>
          <w:ilvl w:val="0"/>
          <w:numId w:val="13"/>
        </w:numPr>
        <w:pBdr>
          <w:top w:val="none" w:color="000000" w:sz="4" w:space="0"/>
          <w:left w:val="none" w:color="000000" w:sz="4" w:space="0"/>
          <w:bottom w:val="none" w:color="000000" w:sz="4" w:space="0"/>
          <w:right w:val="none" w:color="000000" w:sz="4" w:space="0"/>
        </w:pBdr>
        <w:spacing/>
        <w:ind/>
        <w:rPr/>
      </w:pPr>
      <w:r>
        <w:t xml:space="preserve">Co-construire des stratégies de vulgarisation adaptées aux contextes locaux.</w:t>
      </w:r>
      <w:r/>
    </w:p>
    <w:p>
      <w:pPr>
        <w:pStyle w:val="1060"/>
        <w:pBdr/>
        <w:spacing/>
        <w:ind/>
        <w:rPr/>
      </w:pPr>
      <w:r/>
      <w:r/>
    </w:p>
    <w:p>
      <w:pPr>
        <w:pStyle w:val="1039"/>
        <w:pBdr/>
        <w:spacing w:after="0" w:afterAutospacing="0" w:before="0" w:beforeAutospacing="0"/>
        <w:ind w:left="720"/>
        <w:jc w:val="both"/>
        <w:rPr>
          <w:rFonts w:ascii="Arial Narrow" w:hAnsi="Arial Narrow"/>
          <w:color w:val="000000"/>
        </w:rPr>
      </w:pPr>
      <w:r>
        <w:rPr>
          <w:rFonts w:ascii="Arial Narrow" w:hAnsi="Arial Narrow"/>
          <w:color w:val="000000"/>
        </w:rPr>
        <w:t xml:space="preserve">  </w:t>
      </w:r>
      <w:r>
        <w:rPr>
          <w:rFonts w:ascii="Arial Narrow" w:hAnsi="Arial Narrow"/>
          <w:color w:val="000000"/>
        </w:rPr>
      </w:r>
    </w:p>
    <w:p>
      <w:pPr>
        <w:pStyle w:val="1039"/>
        <w:numPr>
          <w:ilvl w:val="0"/>
          <w:numId w:val="1"/>
        </w:numPr>
        <w:pBdr/>
        <w:spacing w:after="0" w:afterAutospacing="0" w:before="0" w:beforeAutospacing="0"/>
        <w:ind w:hanging="294" w:left="567"/>
        <w:jc w:val="both"/>
        <w:rPr>
          <w:rFonts w:ascii="Maiandra GD" w:hAnsi="Maiandra GD"/>
          <w:b/>
          <w:color w:val="000000"/>
          <w:sz w:val="26"/>
          <w:szCs w:val="26"/>
        </w:rPr>
      </w:pPr>
      <w:r>
        <w:rPr>
          <w:rFonts w:ascii="Maiandra GD" w:hAnsi="Maiandra GD"/>
          <w:b/>
          <w:color w:val="000000"/>
          <w:sz w:val="26"/>
          <w:szCs w:val="26"/>
        </w:rPr>
        <w:t xml:space="preserve">RESULTATS ATTENDUS</w:t>
      </w:r>
      <w:r>
        <w:rPr>
          <w:rFonts w:ascii="Maiandra GD" w:hAnsi="Maiandra GD"/>
          <w:b/>
          <w:color w:val="000000"/>
          <w:sz w:val="26"/>
          <w:szCs w:val="26"/>
        </w:rPr>
      </w:r>
    </w:p>
    <w:p>
      <w:pPr>
        <w:pStyle w:val="1039"/>
        <w:pBdr/>
        <w:spacing w:after="0" w:afterAutospacing="0" w:before="0" w:beforeAutospacing="0"/>
        <w:ind/>
        <w:jc w:val="both"/>
        <w:rPr>
          <w:rFonts w:ascii="Arial Narrow" w:hAnsi="Arial Narrow"/>
          <w:color w:val="000000"/>
        </w:rPr>
      </w:pPr>
      <w:r>
        <w:rPr>
          <w:rFonts w:ascii="Arial Narrow" w:hAnsi="Arial Narrow"/>
          <w:color w:val="000000"/>
        </w:rPr>
      </w:r>
      <w:r>
        <w:rPr>
          <w:rFonts w:ascii="Arial Narrow" w:hAnsi="Arial Narrow"/>
          <w:color w:val="000000"/>
        </w:rPr>
      </w:r>
    </w:p>
    <w:p>
      <w:pPr>
        <w:pStyle w:val="1060"/>
        <w:pBdr/>
        <w:spacing/>
        <w:ind/>
        <w:rPr/>
      </w:pPr>
      <w:r>
        <w:t xml:space="preserve">Les résultats attendus sont les suivants :</w:t>
      </w:r>
      <w:r/>
    </w:p>
    <w:p>
      <w:pPr>
        <w:pStyle w:val="1060"/>
        <w:numPr>
          <w:ilvl w:val="0"/>
          <w:numId w:val="23"/>
        </w:numPr>
        <w:pBdr>
          <w:top w:val="none" w:color="000000" w:sz="4" w:space="0"/>
          <w:left w:val="none" w:color="000000" w:sz="4" w:space="0"/>
          <w:bottom w:val="none" w:color="000000" w:sz="4" w:space="0"/>
          <w:right w:val="none" w:color="000000" w:sz="4" w:space="0"/>
        </w:pBdr>
        <w:spacing/>
        <w:ind/>
        <w:rPr/>
      </w:pPr>
      <w:r>
        <w:t xml:space="preserve">Un lexique météorologique validé et harmonisé pour l’usage radiophonique en langues locales ;</w:t>
      </w:r>
      <w:r/>
    </w:p>
    <w:p>
      <w:pPr>
        <w:pStyle w:val="1060"/>
        <w:numPr>
          <w:ilvl w:val="0"/>
          <w:numId w:val="23"/>
        </w:numPr>
        <w:pBdr>
          <w:top w:val="none" w:color="000000" w:sz="4" w:space="0"/>
          <w:left w:val="none" w:color="000000" w:sz="4" w:space="0"/>
          <w:bottom w:val="none" w:color="000000" w:sz="4" w:space="0"/>
          <w:right w:val="none" w:color="000000" w:sz="4" w:space="0"/>
        </w:pBdr>
        <w:spacing/>
        <w:ind/>
        <w:rPr/>
      </w:pPr>
      <w:r>
        <w:t xml:space="preserve">Des recommandations pratiques sur la formulation des messages météo à la radio ;</w:t>
      </w:r>
      <w:r/>
    </w:p>
    <w:p>
      <w:pPr>
        <w:pStyle w:val="1060"/>
        <w:numPr>
          <w:ilvl w:val="0"/>
          <w:numId w:val="23"/>
        </w:numPr>
        <w:pBdr>
          <w:top w:val="none" w:color="000000" w:sz="4" w:space="0"/>
          <w:left w:val="none" w:color="000000" w:sz="4" w:space="0"/>
          <w:bottom w:val="none" w:color="000000" w:sz="4" w:space="0"/>
          <w:right w:val="none" w:color="000000" w:sz="4" w:space="0"/>
        </w:pBdr>
        <w:spacing/>
        <w:ind/>
        <w:rPr/>
      </w:pPr>
      <w:r>
        <w:t xml:space="preserve">Un rapport d’atelier documentant les débats, ajustements et décisions validées ;</w:t>
      </w:r>
      <w:r/>
    </w:p>
    <w:p>
      <w:pPr>
        <w:pStyle w:val="1060"/>
        <w:numPr>
          <w:ilvl w:val="0"/>
          <w:numId w:val="23"/>
        </w:numPr>
        <w:pBdr>
          <w:top w:val="none" w:color="000000" w:sz="4" w:space="0"/>
          <w:left w:val="none" w:color="000000" w:sz="4" w:space="0"/>
          <w:bottom w:val="none" w:color="000000" w:sz="4" w:space="0"/>
          <w:right w:val="none" w:color="000000" w:sz="4" w:space="0"/>
        </w:pBdr>
        <w:spacing/>
        <w:ind/>
        <w:rPr/>
      </w:pPr>
      <w:r>
        <w:t xml:space="preserve">Une feuille de route définissant la stratégie de vulgarisation du lexique via les radios communautaires.</w:t>
      </w:r>
      <w:r/>
    </w:p>
    <w:p>
      <w:pPr>
        <w:pStyle w:val="1039"/>
        <w:pBdr/>
        <w:spacing w:after="0" w:afterAutospacing="0" w:before="0" w:beforeAutospacing="0"/>
        <w:ind/>
        <w:jc w:val="both"/>
        <w:rPr>
          <w:rFonts w:ascii="Arial Narrow" w:hAnsi="Arial Narrow"/>
          <w:color w:val="000000"/>
        </w:rPr>
      </w:pPr>
      <w:r>
        <w:rPr>
          <w:rFonts w:ascii="Arial Narrow" w:hAnsi="Arial Narrow"/>
          <w:color w:val="000000"/>
        </w:rPr>
      </w:r>
      <w:r>
        <w:rPr>
          <w:rFonts w:ascii="Arial Narrow" w:hAnsi="Arial Narrow"/>
          <w:color w:val="000000"/>
        </w:rPr>
      </w:r>
    </w:p>
    <w:p>
      <w:pPr>
        <w:pStyle w:val="1039"/>
        <w:numPr>
          <w:ilvl w:val="0"/>
          <w:numId w:val="1"/>
        </w:numPr>
        <w:pBdr/>
        <w:spacing w:after="0" w:afterAutospacing="0" w:before="0" w:beforeAutospacing="0"/>
        <w:ind w:hanging="294" w:left="567"/>
        <w:jc w:val="both"/>
        <w:rPr>
          <w:rFonts w:ascii="Maiandra GD" w:hAnsi="Maiandra GD"/>
          <w:b/>
          <w:color w:val="000000"/>
          <w:sz w:val="26"/>
          <w:szCs w:val="26"/>
        </w:rPr>
      </w:pPr>
      <w:r>
        <w:rPr>
          <w:rFonts w:ascii="Maiandra GD" w:hAnsi="Maiandra GD"/>
          <w:b/>
          <w:color w:val="000000"/>
          <w:sz w:val="26"/>
          <w:szCs w:val="26"/>
        </w:rPr>
        <w:t xml:space="preserve">DEMARCHE METHODOLOGIQUE </w:t>
      </w:r>
      <w:r>
        <w:rPr>
          <w:rFonts w:ascii="Maiandra GD" w:hAnsi="Maiandra GD"/>
          <w:b/>
          <w:color w:val="000000"/>
          <w:sz w:val="26"/>
          <w:szCs w:val="26"/>
        </w:rPr>
      </w:r>
    </w:p>
    <w:p>
      <w:pPr>
        <w:pStyle w:val="1039"/>
        <w:pBdr/>
        <w:spacing w:after="0" w:afterAutospacing="0" w:before="0" w:beforeAutospacing="0"/>
        <w:ind/>
        <w:jc w:val="both"/>
        <w:rPr>
          <w:rFonts w:ascii="Arial Narrow" w:hAnsi="Arial Narrow"/>
          <w:b/>
          <w:color w:val="000000"/>
        </w:rPr>
      </w:pPr>
      <w:r>
        <w:rPr>
          <w:rFonts w:ascii="Arial Narrow" w:hAnsi="Arial Narrow"/>
          <w:b/>
          <w:color w:val="000000"/>
        </w:rPr>
      </w:r>
      <w:r>
        <w:rPr>
          <w:rFonts w:ascii="Arial Narrow" w:hAnsi="Arial Narrow"/>
          <w:b/>
          <w:color w:val="000000"/>
        </w:rPr>
      </w:r>
    </w:p>
    <w:p>
      <w:pPr>
        <w:pStyle w:val="1039"/>
        <w:numPr>
          <w:ilvl w:val="1"/>
          <w:numId w:val="1"/>
        </w:numPr>
        <w:pBdr/>
        <w:spacing w:after="0" w:afterAutospacing="0" w:before="0" w:beforeAutospacing="0"/>
        <w:ind w:hanging="502" w:left="709"/>
        <w:jc w:val="both"/>
        <w:rPr>
          <w:rFonts w:ascii="Maiandra GD" w:hAnsi="Maiandra GD"/>
          <w:b/>
          <w:color w:val="000000"/>
        </w:rPr>
      </w:pPr>
      <w:r>
        <w:rPr>
          <w:rFonts w:ascii="Maiandra GD" w:hAnsi="Maiandra GD"/>
          <w:b/>
          <w:color w:val="000000"/>
        </w:rPr>
        <w:t xml:space="preserve">Méthodologie </w:t>
      </w:r>
      <w:r>
        <w:rPr>
          <w:rFonts w:ascii="Maiandra GD" w:hAnsi="Maiandra GD"/>
          <w:b/>
          <w:color w:val="000000"/>
        </w:rPr>
      </w:r>
    </w:p>
    <w:p>
      <w:pPr>
        <w:pStyle w:val="1039"/>
        <w:pBdr/>
        <w:spacing w:after="0" w:afterAutospacing="0" w:before="0" w:beforeAutospacing="0"/>
        <w:ind/>
        <w:jc w:val="both"/>
        <w:rPr>
          <w:rFonts w:ascii="Arial Narrow" w:hAnsi="Arial Narrow"/>
          <w:b/>
          <w:color w:val="000000"/>
        </w:rPr>
      </w:pPr>
      <w:r>
        <w:rPr>
          <w:rFonts w:ascii="Arial Narrow" w:hAnsi="Arial Narrow"/>
          <w:b/>
          <w:color w:val="000000"/>
        </w:rPr>
      </w:r>
      <w:r>
        <w:rPr>
          <w:rFonts w:ascii="Arial Narrow" w:hAnsi="Arial Narrow"/>
          <w:b/>
          <w:color w:val="000000"/>
        </w:rPr>
      </w:r>
    </w:p>
    <w:p>
      <w:pPr>
        <w:pStyle w:val="1060"/>
        <w:pBdr>
          <w:top w:val="none" w:color="000000" w:sz="4" w:space="0"/>
          <w:left w:val="none" w:color="000000" w:sz="4" w:space="0"/>
          <w:bottom w:val="none" w:color="000000" w:sz="4" w:space="0"/>
          <w:right w:val="none" w:color="000000" w:sz="4" w:space="0"/>
        </w:pBdr>
        <w:spacing/>
        <w:ind/>
        <w:rPr/>
      </w:pPr>
      <w:r>
        <w:t xml:space="preserve">L’atelier adoptera une approche participative et inclusive reposant sur :</w:t>
      </w:r>
      <w:r/>
    </w:p>
    <w:p>
      <w:pPr>
        <w:pStyle w:val="1060"/>
        <w:numPr>
          <w:ilvl w:val="0"/>
          <w:numId w:val="22"/>
        </w:numPr>
        <w:pBdr>
          <w:top w:val="none" w:color="000000" w:sz="4" w:space="0"/>
          <w:left w:val="none" w:color="000000" w:sz="4" w:space="0"/>
          <w:bottom w:val="none" w:color="000000" w:sz="4" w:space="0"/>
          <w:right w:val="none" w:color="000000" w:sz="4" w:space="0"/>
        </w:pBdr>
        <w:spacing/>
        <w:ind/>
        <w:rPr/>
      </w:pPr>
      <w:r>
        <w:t xml:space="preserve">Présentation du lexique : exposé des termes élaborés, contexte et objectifs ;</w:t>
      </w:r>
      <w:r/>
    </w:p>
    <w:p>
      <w:pPr>
        <w:pStyle w:val="1060"/>
        <w:numPr>
          <w:ilvl w:val="0"/>
          <w:numId w:val="22"/>
        </w:numPr>
        <w:pBdr>
          <w:top w:val="none" w:color="000000" w:sz="4" w:space="0"/>
          <w:left w:val="none" w:color="000000" w:sz="4" w:space="0"/>
          <w:bottom w:val="none" w:color="000000" w:sz="4" w:space="0"/>
          <w:right w:val="none" w:color="000000" w:sz="4" w:space="0"/>
        </w:pBdr>
        <w:spacing/>
        <w:ind/>
        <w:rPr/>
      </w:pPr>
      <w:r>
        <w:t xml:space="preserve">Travaux de groupes : validation terminologique par langue et par thème (pluie, sécheresse, vents, etc.) ;</w:t>
      </w:r>
      <w:r/>
    </w:p>
    <w:p>
      <w:pPr>
        <w:pStyle w:val="1060"/>
        <w:numPr>
          <w:ilvl w:val="0"/>
          <w:numId w:val="22"/>
        </w:numPr>
        <w:pBdr>
          <w:top w:val="none" w:color="000000" w:sz="4" w:space="0"/>
          <w:left w:val="none" w:color="000000" w:sz="4" w:space="0"/>
          <w:bottom w:val="none" w:color="000000" w:sz="4" w:space="0"/>
          <w:right w:val="none" w:color="000000" w:sz="4" w:space="0"/>
        </w:pBdr>
        <w:spacing/>
        <w:ind/>
        <w:rPr/>
      </w:pPr>
      <w:r>
        <w:t xml:space="preserve">Simulations radiophoniques : essais de diffusion de messages météo avec les termes proposés ;</w:t>
      </w:r>
      <w:r/>
    </w:p>
    <w:p>
      <w:pPr>
        <w:pStyle w:val="1060"/>
        <w:numPr>
          <w:ilvl w:val="0"/>
          <w:numId w:val="22"/>
        </w:numPr>
        <w:pBdr>
          <w:top w:val="none" w:color="000000" w:sz="4" w:space="0"/>
          <w:left w:val="none" w:color="000000" w:sz="4" w:space="0"/>
          <w:bottom w:val="none" w:color="000000" w:sz="4" w:space="0"/>
          <w:right w:val="none" w:color="000000" w:sz="4" w:space="0"/>
        </w:pBdr>
        <w:spacing/>
        <w:ind/>
        <w:rPr/>
      </w:pPr>
      <w:r>
        <w:t xml:space="preserve">Plénières de restitution : présentation des résultats des groupes, consensus et validation finale ;</w:t>
      </w:r>
      <w:r/>
    </w:p>
    <w:p>
      <w:pPr>
        <w:pStyle w:val="1060"/>
        <w:numPr>
          <w:ilvl w:val="0"/>
          <w:numId w:val="22"/>
        </w:numPr>
        <w:pBdr>
          <w:top w:val="none" w:color="000000" w:sz="4" w:space="0"/>
          <w:left w:val="none" w:color="000000" w:sz="4" w:space="0"/>
          <w:bottom w:val="none" w:color="000000" w:sz="4" w:space="0"/>
          <w:right w:val="none" w:color="000000" w:sz="4" w:space="0"/>
        </w:pBdr>
        <w:spacing/>
        <w:ind/>
        <w:rPr/>
      </w:pPr>
      <w:r>
        <w:t xml:space="preserve">Consolidation du lexique finalisé : intégration des ajustements issus des échanges.</w:t>
      </w:r>
      <w:r/>
    </w:p>
    <w:p>
      <w:pPr>
        <w:pStyle w:val="1060"/>
        <w:pBdr/>
        <w:spacing/>
        <w:ind/>
        <w:rPr/>
      </w:pPr>
      <w:r/>
      <w:r/>
    </w:p>
    <w:p>
      <w:pPr>
        <w:pStyle w:val="1039"/>
        <w:pBdr/>
        <w:spacing w:after="0" w:afterAutospacing="0" w:before="0" w:beforeAutospacing="0"/>
        <w:ind/>
        <w:jc w:val="both"/>
        <w:rPr>
          <w:rFonts w:ascii="Arial Narrow" w:hAnsi="Arial Narrow"/>
          <w:color w:val="000000"/>
        </w:rPr>
      </w:pPr>
      <w:r>
        <w:rPr>
          <w:rFonts w:ascii="Arial Narrow" w:hAnsi="Arial Narrow"/>
          <w:color w:val="000000"/>
        </w:rPr>
      </w:r>
      <w:r>
        <w:rPr>
          <w:rFonts w:ascii="Arial Narrow" w:hAnsi="Arial Narrow"/>
          <w:color w:val="000000"/>
        </w:rPr>
      </w:r>
    </w:p>
    <w:p>
      <w:pPr>
        <w:pStyle w:val="1039"/>
        <w:pBdr/>
        <w:spacing w:after="0" w:afterAutospacing="0" w:before="0" w:beforeAutospacing="0"/>
        <w:ind/>
        <w:jc w:val="both"/>
        <w:rPr>
          <w:rFonts w:ascii="Arial Narrow" w:hAnsi="Arial Narrow"/>
          <w:color w:val="000000"/>
        </w:rPr>
      </w:pPr>
      <w:r>
        <w:rPr>
          <w:rFonts w:ascii="Arial Narrow" w:hAnsi="Arial Narrow"/>
          <w:color w:val="000000"/>
        </w:rPr>
      </w:r>
      <w:r>
        <w:rPr>
          <w:rFonts w:ascii="Arial Narrow" w:hAnsi="Arial Narrow"/>
          <w:color w:val="000000"/>
        </w:rPr>
      </w:r>
    </w:p>
    <w:p>
      <w:pPr>
        <w:pStyle w:val="1039"/>
        <w:pBdr/>
        <w:spacing w:after="0" w:afterAutospacing="0" w:before="0" w:beforeAutospacing="0"/>
        <w:ind/>
        <w:jc w:val="both"/>
        <w:rPr>
          <w:del w:id="11" w:author="kassi" w:date="2025-05-22T09:36:06Z" oouserid="kassi"/>
          <w:rFonts w:ascii="Arial Narrow" w:hAnsi="Arial Narrow"/>
          <w:color w:val="000000"/>
        </w:rPr>
      </w:pPr>
      <w:r>
        <w:rPr>
          <w:rFonts w:ascii="Arial Narrow" w:hAnsi="Arial Narrow"/>
          <w:color w:val="000000"/>
        </w:rPr>
      </w:r>
      <w:del w:id="12" w:author="kassi" w:date="2025-05-22T09:36:06Z" oouserid="kassi">
        <w:r>
          <w:rPr>
            <w:rFonts w:ascii="Arial Narrow" w:hAnsi="Arial Narrow"/>
            <w:color w:val="000000"/>
          </w:rPr>
        </w:r>
      </w:del>
    </w:p>
    <w:p>
      <w:pPr>
        <w:pStyle w:val="1039"/>
        <w:pBdr/>
        <w:spacing w:after="0" w:afterAutospacing="0" w:before="0" w:beforeAutospacing="0"/>
        <w:ind/>
        <w:jc w:val="both"/>
        <w:rPr>
          <w:rFonts w:ascii="Arial Narrow" w:hAnsi="Arial Narrow"/>
          <w:color w:val="000000"/>
        </w:rPr>
        <w:pPrChange w:author="kassi" w:date="2025-05-22T09:36:06Z" w:id="13" oouserid="kassi">
          <w:pPr>
            <w:pStyle w:val="1039"/>
            <w:pBdr/>
            <w:spacing w:after="0" w:afterAutospacing="0" w:before="0" w:beforeAutospacing="0"/>
            <w:ind/>
            <w:jc w:val="both"/>
          </w:pPr>
        </w:pPrChange>
      </w:pPr>
      <w:r>
        <w:rPr>
          <w:rFonts w:ascii="Arial Narrow" w:hAnsi="Arial Narrow"/>
          <w:color w:val="000000"/>
        </w:rPr>
      </w:r>
      <w:r>
        <w:rPr>
          <w:rFonts w:ascii="Arial Narrow" w:hAnsi="Arial Narrow"/>
          <w:color w:val="000000"/>
        </w:rPr>
      </w:r>
    </w:p>
    <w:p>
      <w:pPr>
        <w:pStyle w:val="1039"/>
        <w:pBdr/>
        <w:spacing w:after="0" w:afterAutospacing="0" w:before="0" w:beforeAutospacing="0"/>
        <w:ind/>
        <w:jc w:val="both"/>
        <w:rPr>
          <w:rFonts w:ascii="Arial Narrow" w:hAnsi="Arial Narrow"/>
          <w:color w:val="000000"/>
        </w:rPr>
      </w:pPr>
      <w:r>
        <w:rPr>
          <w:rFonts w:ascii="Arial Narrow" w:hAnsi="Arial Narrow"/>
          <w:color w:val="000000"/>
        </w:rPr>
      </w:r>
      <w:r>
        <w:rPr>
          <w:rFonts w:ascii="Arial Narrow" w:hAnsi="Arial Narrow"/>
          <w:color w:val="000000"/>
        </w:rPr>
      </w:r>
    </w:p>
    <w:p>
      <w:pPr>
        <w:pStyle w:val="1039"/>
        <w:pBdr/>
        <w:spacing w:after="0" w:afterAutospacing="0" w:before="0" w:beforeAutospacing="0"/>
        <w:ind/>
        <w:jc w:val="both"/>
        <w:rPr>
          <w:rFonts w:ascii="Arial Narrow" w:hAnsi="Arial Narrow"/>
          <w:color w:val="000000"/>
        </w:rPr>
      </w:pPr>
      <w:r>
        <w:rPr>
          <w:rFonts w:ascii="Arial Narrow" w:hAnsi="Arial Narrow"/>
          <w:color w:val="000000"/>
        </w:rPr>
      </w:r>
      <w:r>
        <w:rPr>
          <w:rFonts w:ascii="Arial Narrow" w:hAnsi="Arial Narrow"/>
          <w:color w:val="000000"/>
        </w:rPr>
      </w:r>
    </w:p>
    <w:p>
      <w:pPr>
        <w:pStyle w:val="1039"/>
        <w:numPr>
          <w:ilvl w:val="0"/>
          <w:numId w:val="1"/>
        </w:numPr>
        <w:pBdr/>
        <w:spacing w:after="0" w:afterAutospacing="0" w:before="0" w:beforeAutospacing="0"/>
        <w:ind w:hanging="294" w:left="567"/>
        <w:jc w:val="both"/>
        <w:rPr>
          <w:rFonts w:ascii="Arial Narrow" w:hAnsi="Arial Narrow"/>
          <w:b/>
          <w:color w:val="000000"/>
        </w:rPr>
      </w:pPr>
      <w:r>
        <w:rPr>
          <w:rFonts w:ascii="Maiandra GD" w:hAnsi="Maiandra GD"/>
          <w:b/>
          <w:color w:val="000000"/>
          <w:sz w:val="26"/>
          <w:szCs w:val="26"/>
        </w:rPr>
        <w:t xml:space="preserve">PARTICIPANTS  </w:t>
      </w:r>
      <w:r>
        <w:rPr>
          <w:rFonts w:ascii="Arial Narrow" w:hAnsi="Arial Narrow"/>
          <w:b/>
          <w:color w:val="000000"/>
        </w:rPr>
      </w:r>
    </w:p>
    <w:p>
      <w:pPr>
        <w:pStyle w:val="1039"/>
        <w:pBdr/>
        <w:spacing w:after="0" w:afterAutospacing="0" w:before="0" w:beforeAutospacing="0"/>
        <w:ind w:left="567"/>
        <w:jc w:val="both"/>
        <w:rPr>
          <w:rFonts w:ascii="Arial Narrow" w:hAnsi="Arial Narrow"/>
          <w:b/>
          <w:color w:val="000000"/>
        </w:rPr>
      </w:pPr>
      <w:r>
        <w:rPr>
          <w:rFonts w:ascii="Arial Narrow" w:hAnsi="Arial Narrow"/>
          <w:b/>
          <w:color w:val="000000"/>
        </w:rPr>
      </w:r>
      <w:r>
        <w:rPr>
          <w:rFonts w:ascii="Arial Narrow" w:hAnsi="Arial Narrow"/>
          <w:b/>
          <w:color w:val="000000"/>
        </w:rPr>
      </w:r>
    </w:p>
    <w:p>
      <w:pPr>
        <w:pStyle w:val="1060"/>
        <w:pBdr/>
        <w:spacing/>
        <w:ind/>
        <w:rPr>
          <w:del w:id="14" w:author="KRIZOUA" w:date="2025-05-21T12:47:00Z"/>
        </w:rPr>
      </w:pPr>
      <w:del w:id="15" w:author="kassi" w:date="2025-05-22T09:39:41Z" oouserid="kassi">
        <w:r>
          <w:delText xml:space="preserve">L’atelier est organisé à l’attention des principaux acteurs impliqués dans l’utilisation des prévisions climatiques saisonnières.</w:delText>
        </w:r>
      </w:del>
      <w:r>
        <w:t xml:space="preserve"> </w:t>
      </w:r>
      <w:del w:id="16" w:author="KRIZOUA" w:date="2025-05-21T12:47:00Z">
        <w:r>
          <w:delText xml:space="preserve">Une trentaine de participants sont attendus à cette rencontre. </w:delText>
        </w:r>
      </w:del>
      <w:ins w:id="17" w:author="kassi" w:date="2025-05-22T09:39:49Z" oouserid="kassi">
        <w:r/>
      </w:ins>
      <w:del w:id="18" w:author="KRIZOUA" w:date="2025-05-21T12:47:00Z">
        <w:r/>
      </w:del>
    </w:p>
    <w:p>
      <w:pPr>
        <w:pStyle w:val="1060"/>
        <w:pBdr/>
        <w:spacing/>
        <w:ind/>
        <w:rPr>
          <w:ins w:id="19" w:author="kassi" w:date="2025-05-22T09:39:55Z" oouserid="kassi"/>
          <w:rFonts w:ascii="Arial Narrow" w:hAnsi="Arial Narrow"/>
          <w:color w:val="000000"/>
          <w:highlight w:val="none"/>
        </w:rPr>
      </w:pPr>
      <w:r>
        <w:rPr>
          <w:rFonts w:ascii="Arial Narrow" w:hAnsi="Arial Narrow"/>
          <w:color w:val="000000"/>
        </w:rPr>
      </w:r>
      <w:ins w:id="20" w:author="kassi" w:date="2025-05-22T09:40:42Z" oouserid="kassi">
        <w:r>
          <w:t xml:space="preserve">L’atelier est organisé à l’attention des représentants des communautés rurales et aux animateurs radios, afin de valider ensemble le lexique des termes météorologiques en tenant compte des réalités linguistiques et culturelles locales.</w:t>
        </w:r>
      </w:ins>
      <w:r>
        <w:rPr>
          <w:rFonts w:ascii="Arial Narrow" w:hAnsi="Arial Narrow"/>
          <w:color w:val="000000"/>
        </w:rPr>
      </w:r>
      <w:ins w:id="21" w:author="kassi" w:date="2025-05-22T09:39:55Z" oouserid="kassi">
        <w:r>
          <w:rPr>
            <w:rFonts w:ascii="Arial Narrow" w:hAnsi="Arial Narrow"/>
            <w:color w:val="000000"/>
          </w:rPr>
        </w:r>
      </w:ins>
    </w:p>
    <w:p>
      <w:pPr>
        <w:pStyle w:val="1060"/>
        <w:pBdr/>
        <w:spacing/>
        <w:ind/>
        <w:rPr>
          <w:rFonts w:ascii="Arial Narrow" w:hAnsi="Arial Narrow"/>
          <w:color w:val="000000"/>
        </w:rPr>
        <w:pPrChange w:author="KRIZOUA" w:date="2025-05-21T12:47:00Z" w:id="22">
          <w:pPr>
            <w:pStyle w:val="1039"/>
            <w:pBdr/>
            <w:spacing w:after="0" w:afterAutospacing="0" w:before="0" w:beforeAutospacing="0"/>
            <w:ind/>
            <w:jc w:val="both"/>
          </w:pPr>
        </w:pPrChange>
      </w:pPr>
      <w:ins w:id="23" w:author="kassi" w:date="2025-05-22T09:39:55Z" oouserid="kassi">
        <w:r>
          <w:rPr>
            <w:rFonts w:ascii="Arial Narrow" w:hAnsi="Arial Narrow"/>
            <w:color w:val="000000"/>
            <w:highlight w:val="none"/>
          </w:rPr>
        </w:r>
      </w:ins>
      <w:r>
        <w:rPr>
          <w:rFonts w:ascii="Arial Narrow" w:hAnsi="Arial Narrow"/>
          <w:color w:val="000000"/>
          <w:highlight w:val="none"/>
        </w:rPr>
      </w:r>
    </w:p>
    <w:p>
      <w:pPr>
        <w:pStyle w:val="1060"/>
        <w:pBdr>
          <w:top w:val="none" w:color="000000" w:sz="4" w:space="0"/>
          <w:left w:val="none" w:color="000000" w:sz="4" w:space="0"/>
          <w:bottom w:val="none" w:color="000000" w:sz="4" w:space="0"/>
          <w:right w:val="none" w:color="000000" w:sz="4" w:space="0"/>
        </w:pBdr>
        <w:spacing/>
        <w:ind/>
        <w:rPr/>
      </w:pPr>
      <w:r>
        <w:t xml:space="preserve">L’atelier réunira environ 40 participants provenant de divers horizons :</w:t>
      </w:r>
      <w:r/>
    </w:p>
    <w:p>
      <w:pPr>
        <w:pStyle w:val="1060"/>
        <w:numPr>
          <w:ilvl w:val="0"/>
          <w:numId w:val="25"/>
        </w:numPr>
        <w:pBdr>
          <w:top w:val="none" w:color="000000" w:sz="4" w:space="0"/>
          <w:left w:val="none" w:color="000000" w:sz="4" w:space="0"/>
          <w:bottom w:val="none" w:color="000000" w:sz="4" w:space="0"/>
          <w:right w:val="none" w:color="000000" w:sz="4" w:space="0"/>
        </w:pBdr>
        <w:spacing/>
        <w:ind/>
        <w:rPr/>
      </w:pPr>
      <w:r>
        <w:t xml:space="preserve">Animateurs et responsables de radios communautaires (région du Gontougo, du Bounkani et régions voisines) ;</w:t>
      </w:r>
      <w:r/>
    </w:p>
    <w:p>
      <w:pPr>
        <w:pStyle w:val="1060"/>
        <w:numPr>
          <w:ilvl w:val="0"/>
          <w:numId w:val="25"/>
        </w:numPr>
        <w:pBdr>
          <w:top w:val="none" w:color="000000" w:sz="4" w:space="0"/>
          <w:left w:val="none" w:color="000000" w:sz="4" w:space="0"/>
          <w:bottom w:val="none" w:color="000000" w:sz="4" w:space="0"/>
          <w:right w:val="none" w:color="000000" w:sz="4" w:space="0"/>
        </w:pBdr>
        <w:spacing/>
        <w:ind/>
        <w:rPr/>
      </w:pPr>
      <w:r>
        <w:t xml:space="preserve">Experts de la Direction de la Météorologie Nationale (SODEXAM) ;</w:t>
      </w:r>
      <w:r/>
    </w:p>
    <w:p>
      <w:pPr>
        <w:pStyle w:val="1060"/>
        <w:numPr>
          <w:ilvl w:val="0"/>
          <w:numId w:val="25"/>
        </w:numPr>
        <w:pBdr>
          <w:top w:val="none" w:color="000000" w:sz="4" w:space="0"/>
          <w:left w:val="none" w:color="000000" w:sz="4" w:space="0"/>
          <w:bottom w:val="none" w:color="000000" w:sz="4" w:space="0"/>
          <w:right w:val="none" w:color="000000" w:sz="4" w:space="0"/>
        </w:pBdr>
        <w:spacing/>
        <w:ind/>
        <w:rPr/>
      </w:pPr>
      <w:r>
        <w:t xml:space="preserve">Linguistes et spécialistes des langues locales ;</w:t>
      </w:r>
      <w:r/>
    </w:p>
    <w:p>
      <w:pPr>
        <w:pStyle w:val="1060"/>
        <w:numPr>
          <w:ilvl w:val="0"/>
          <w:numId w:val="25"/>
        </w:numPr>
        <w:pBdr>
          <w:top w:val="none" w:color="000000" w:sz="4" w:space="0"/>
          <w:left w:val="none" w:color="000000" w:sz="4" w:space="0"/>
          <w:bottom w:val="none" w:color="000000" w:sz="4" w:space="0"/>
          <w:right w:val="none" w:color="000000" w:sz="4" w:space="0"/>
        </w:pBdr>
        <w:spacing/>
        <w:ind/>
        <w:rPr/>
      </w:pPr>
      <w:r>
        <w:t xml:space="preserve">Représentants d’organisations agricoles (coopératives, associations paysannes) ;</w:t>
      </w:r>
      <w:r/>
    </w:p>
    <w:p>
      <w:pPr>
        <w:pStyle w:val="1060"/>
        <w:numPr>
          <w:ilvl w:val="0"/>
          <w:numId w:val="25"/>
        </w:numPr>
        <w:pBdr>
          <w:top w:val="none" w:color="000000" w:sz="4" w:space="0"/>
          <w:left w:val="none" w:color="000000" w:sz="4" w:space="0"/>
          <w:bottom w:val="none" w:color="000000" w:sz="4" w:space="0"/>
          <w:right w:val="none" w:color="000000" w:sz="4" w:space="0"/>
        </w:pBdr>
        <w:spacing/>
        <w:ind/>
        <w:rPr/>
      </w:pPr>
      <w:r>
        <w:t xml:space="preserve">Autorités administratives et locales (préfet, mairie) ;</w:t>
      </w:r>
      <w:r/>
    </w:p>
    <w:p>
      <w:pPr>
        <w:pStyle w:val="1060"/>
        <w:numPr>
          <w:ilvl w:val="0"/>
          <w:numId w:val="25"/>
        </w:numPr>
        <w:pBdr>
          <w:top w:val="none" w:color="000000" w:sz="4" w:space="0"/>
          <w:left w:val="none" w:color="000000" w:sz="4" w:space="0"/>
          <w:bottom w:val="none" w:color="000000" w:sz="4" w:space="0"/>
          <w:right w:val="none" w:color="000000" w:sz="4" w:space="0"/>
        </w:pBdr>
        <w:spacing/>
        <w:ind/>
        <w:rPr>
          <w:ins w:id="24" w:author="KRIZOUA" w:date="2025-05-21T12:48:00Z"/>
        </w:rPr>
      </w:pPr>
      <w:r>
        <w:t xml:space="preserve">ONG et partenaires techniques impliqués dans l’agriculture et la communication climatique.</w:t>
      </w:r>
      <w:ins w:id="25" w:author="KRIZOUA" w:date="2025-05-21T12:48:00Z">
        <w:r/>
      </w:ins>
    </w:p>
    <w:p>
      <w:pPr>
        <w:pStyle w:val="1060"/>
        <w:numPr>
          <w:ilvl w:val="0"/>
          <w:numId w:val="25"/>
        </w:numPr>
        <w:pBdr>
          <w:top w:val="none" w:color="000000" w:sz="4" w:space="0"/>
          <w:left w:val="none" w:color="000000" w:sz="4" w:space="0"/>
          <w:bottom w:val="none" w:color="000000" w:sz="4" w:space="0"/>
          <w:right w:val="none" w:color="000000" w:sz="4" w:space="0"/>
        </w:pBdr>
        <w:spacing/>
        <w:ind/>
        <w:rPr/>
      </w:pPr>
      <w:ins w:id="26" w:author="KRIZOUA" w:date="2025-05-21T12:48:00Z">
        <w:r>
          <w:t xml:space="preserve">PNUE (Programme des nations Unies pour l’Environnement)</w:t>
        </w:r>
      </w:ins>
      <w:r/>
    </w:p>
    <w:p>
      <w:pPr>
        <w:pStyle w:val="1039"/>
        <w:pBdr/>
        <w:spacing w:after="0" w:afterAutospacing="0" w:before="0" w:beforeAutospacing="0"/>
        <w:ind/>
        <w:jc w:val="both"/>
        <w:rPr>
          <w:rFonts w:ascii="Arial Narrow" w:hAnsi="Arial Narrow"/>
          <w:b/>
          <w:bCs/>
          <w:color w:val="000000"/>
        </w:rPr>
      </w:pPr>
      <w:r>
        <w:rPr>
          <w:rFonts w:ascii="Arial Narrow" w:hAnsi="Arial Narrow"/>
          <w:b/>
          <w:bCs/>
          <w:color w:val="000000"/>
        </w:rPr>
      </w:r>
      <w:r>
        <w:rPr>
          <w:rFonts w:ascii="Arial Narrow" w:hAnsi="Arial Narrow"/>
          <w:b/>
          <w:bCs/>
          <w:color w:val="000000"/>
        </w:rPr>
      </w:r>
    </w:p>
    <w:p>
      <w:pPr>
        <w:pStyle w:val="1039"/>
        <w:pBdr/>
        <w:spacing w:after="0" w:afterAutospacing="0" w:before="0" w:beforeAutospacing="0"/>
        <w:ind/>
        <w:jc w:val="both"/>
        <w:rPr>
          <w:rFonts w:ascii="Arial Narrow" w:hAnsi="Arial Narrow"/>
          <w:b/>
          <w:bCs/>
          <w:color w:val="000000"/>
        </w:rPr>
      </w:pPr>
      <w:r>
        <w:rPr>
          <w:rFonts w:ascii="Arial Narrow" w:hAnsi="Arial Narrow"/>
          <w:b/>
          <w:bCs/>
          <w:color w:val="000000"/>
        </w:rPr>
      </w:r>
      <w:r>
        <w:rPr>
          <w:rFonts w:ascii="Arial Narrow" w:hAnsi="Arial Narrow"/>
          <w:b/>
          <w:bCs/>
          <w:color w:val="000000"/>
        </w:rPr>
      </w:r>
    </w:p>
    <w:p>
      <w:pPr>
        <w:pStyle w:val="1039"/>
        <w:pBdr/>
        <w:spacing w:after="0" w:afterAutospacing="0" w:before="0" w:beforeAutospacing="0"/>
        <w:ind/>
        <w:jc w:val="both"/>
        <w:rPr>
          <w:rFonts w:ascii="Arial Narrow" w:hAnsi="Arial Narrow"/>
          <w:b/>
          <w:bCs/>
          <w:color w:val="000000"/>
        </w:rPr>
      </w:pPr>
      <w:r>
        <w:rPr>
          <w:rFonts w:ascii="Arial Narrow" w:hAnsi="Arial Narrow"/>
          <w:b/>
          <w:bCs/>
          <w:color w:val="000000"/>
        </w:rPr>
      </w:r>
      <w:r>
        <w:rPr>
          <w:rFonts w:ascii="Arial Narrow" w:hAnsi="Arial Narrow"/>
          <w:b/>
          <w:bCs/>
          <w:color w:val="000000"/>
        </w:rPr>
      </w:r>
    </w:p>
    <w:p>
      <w:pPr>
        <w:pStyle w:val="1039"/>
        <w:numPr>
          <w:ilvl w:val="0"/>
          <w:numId w:val="1"/>
        </w:numPr>
        <w:pBdr/>
        <w:spacing w:after="0" w:afterAutospacing="0" w:before="0" w:beforeAutospacing="0"/>
        <w:ind w:hanging="294" w:left="567"/>
        <w:jc w:val="both"/>
        <w:rPr>
          <w:rFonts w:ascii="Maiandra GD" w:hAnsi="Maiandra GD"/>
          <w:b/>
          <w:color w:val="000000"/>
          <w:sz w:val="26"/>
          <w:szCs w:val="26"/>
        </w:rPr>
      </w:pPr>
      <w:r>
        <w:rPr>
          <w:rFonts w:ascii="Maiandra GD" w:hAnsi="Maiandra GD"/>
          <w:b/>
          <w:color w:val="000000"/>
          <w:sz w:val="26"/>
          <w:szCs w:val="26"/>
        </w:rPr>
        <w:t xml:space="preserve">DATE ET LIEU DE L’ATELIER </w:t>
      </w:r>
      <w:r>
        <w:rPr>
          <w:rFonts w:ascii="Maiandra GD" w:hAnsi="Maiandra GD"/>
          <w:b/>
          <w:color w:val="000000"/>
          <w:sz w:val="26"/>
          <w:szCs w:val="26"/>
        </w:rPr>
      </w:r>
    </w:p>
    <w:p>
      <w:pPr>
        <w:pStyle w:val="1039"/>
        <w:pBdr/>
        <w:spacing w:after="0" w:afterAutospacing="0" w:before="0" w:beforeAutospacing="0"/>
        <w:ind/>
        <w:jc w:val="both"/>
        <w:rPr>
          <w:rFonts w:ascii="Arial Narrow" w:hAnsi="Arial Narrow" w:cs="Arial"/>
        </w:rPr>
      </w:pPr>
      <w:r>
        <w:rPr>
          <w:rFonts w:ascii="Arial Narrow" w:hAnsi="Arial Narrow" w:cs="Arial"/>
        </w:rPr>
      </w:r>
      <w:r>
        <w:rPr>
          <w:rFonts w:ascii="Arial Narrow" w:hAnsi="Arial Narrow" w:cs="Arial"/>
        </w:rPr>
      </w:r>
    </w:p>
    <w:p>
      <w:pPr>
        <w:pStyle w:val="1060"/>
        <w:pBdr/>
        <w:spacing/>
        <w:ind/>
        <w:rPr/>
      </w:pPr>
      <w:r>
        <w:t xml:space="preserve">L’atelier se déroulera </w:t>
      </w:r>
      <w:r>
        <w:rPr>
          <w:b/>
          <w:bCs/>
        </w:rPr>
        <w:t xml:space="preserve">le lundi 28 juillet au mardi 29 juillet 2025 à l’ hôtel Marhaba de Bondoukou.</w:t>
      </w:r>
      <w:r/>
    </w:p>
    <w:p>
      <w:pPr>
        <w:pStyle w:val="1039"/>
        <w:pBdr/>
        <w:spacing w:after="0" w:afterAutospacing="0" w:before="0" w:beforeAutospacing="0"/>
        <w:ind/>
        <w:jc w:val="both"/>
        <w:rPr>
          <w:rFonts w:ascii="Arial Narrow" w:hAnsi="Arial Narrow" w:cs="Arial"/>
        </w:rPr>
      </w:pPr>
      <w:r>
        <w:rPr>
          <w:rFonts w:ascii="Arial Narrow" w:hAnsi="Arial Narrow" w:cs="Arial"/>
        </w:rPr>
      </w:r>
      <w:r>
        <w:rPr>
          <w:rFonts w:ascii="Arial Narrow" w:hAnsi="Arial Narrow" w:cs="Arial"/>
        </w:rPr>
      </w:r>
    </w:p>
    <w:p>
      <w:pPr>
        <w:pStyle w:val="1039"/>
        <w:numPr>
          <w:ilvl w:val="0"/>
          <w:numId w:val="1"/>
        </w:numPr>
        <w:pBdr/>
        <w:spacing w:after="0" w:afterAutospacing="0" w:before="0" w:beforeAutospacing="0"/>
        <w:ind w:hanging="294" w:left="567"/>
        <w:jc w:val="both"/>
        <w:rPr>
          <w:rFonts w:ascii="Maiandra GD" w:hAnsi="Maiandra GD"/>
          <w:b/>
          <w:color w:val="000000"/>
          <w:sz w:val="26"/>
          <w:szCs w:val="26"/>
        </w:rPr>
      </w:pPr>
      <w:r>
        <w:rPr>
          <w:rFonts w:ascii="Maiandra GD" w:hAnsi="Maiandra GD"/>
          <w:b/>
          <w:color w:val="000000"/>
          <w:sz w:val="26"/>
          <w:szCs w:val="26"/>
        </w:rPr>
        <w:t xml:space="preserve">PROGRAMME DE L’ATELIER </w:t>
      </w:r>
      <w:r>
        <w:rPr>
          <w:rFonts w:ascii="Maiandra GD" w:hAnsi="Maiandra GD"/>
          <w:b/>
          <w:color w:val="000000"/>
          <w:sz w:val="26"/>
          <w:szCs w:val="26"/>
        </w:rPr>
      </w:r>
    </w:p>
    <w:p>
      <w:pPr>
        <w:pStyle w:val="1039"/>
        <w:pBdr/>
        <w:spacing w:after="0" w:afterAutospacing="0" w:before="0" w:beforeAutospacing="0"/>
        <w:ind w:left="567"/>
        <w:jc w:val="both"/>
        <w:rPr>
          <w:rFonts w:ascii="Arial Narrow" w:hAnsi="Arial Narrow"/>
          <w:b/>
          <w:color w:val="000000"/>
        </w:rPr>
      </w:pPr>
      <w:r>
        <w:rPr>
          <w:rFonts w:ascii="Arial Narrow" w:hAnsi="Arial Narrow"/>
          <w:b/>
          <w:color w:val="000000"/>
        </w:rPr>
      </w:r>
      <w:r>
        <w:rPr>
          <w:rFonts w:ascii="Arial Narrow" w:hAnsi="Arial Narrow"/>
          <w:b/>
          <w:color w:val="000000"/>
        </w:rPr>
      </w:r>
    </w:p>
    <w:p>
      <w:pPr>
        <w:pBdr/>
        <w:spacing/>
        <w:ind/>
        <w:jc w:val="both"/>
        <w:rPr>
          <w:rFonts w:ascii="Californian FB" w:hAnsi="Californian FB" w:eastAsia="Times New Roman" w:cs="Times New Roman"/>
          <w:sz w:val="26"/>
          <w:szCs w:val="26"/>
          <w:lang w:eastAsia="fr-FR"/>
        </w:rPr>
      </w:pPr>
      <w:r>
        <w:rPr>
          <w:rFonts w:ascii="Californian FB" w:hAnsi="Californian FB" w:eastAsia="Times New Roman" w:cs="Times New Roman"/>
          <w:sz w:val="26"/>
          <w:szCs w:val="24"/>
          <w:lang w:eastAsia="fr-FR"/>
        </w:rPr>
        <w:t xml:space="preserve">Pour tout autre renseignement complé</w:t>
      </w:r>
      <w:r>
        <w:rPr>
          <w:rFonts w:ascii="Californian FB" w:hAnsi="Californian FB" w:eastAsia="Times New Roman" w:cs="Times New Roman"/>
          <w:sz w:val="26"/>
          <w:szCs w:val="24"/>
          <w:lang w:eastAsia="fr-FR"/>
        </w:rPr>
        <w:t xml:space="preserve">mentaire sur l’organisation de l’atelier, contacter Dr DJE Kouakou Bernard (SODEXAM), contact : 07 47 50 54 70, monsieur MIAN Kodjénini Augustin (SODEXAM), contact : 07 57 99 17 21, et monsieur ETTE Kassi Franck Nicaise (SODEXAM), contact : 07 09 25 28 46.</w:t>
      </w:r>
      <w:r>
        <w:rPr>
          <w:rFonts w:ascii="Californian FB" w:hAnsi="Californian FB" w:eastAsia="Times New Roman" w:cs="Times New Roman"/>
          <w:sz w:val="26"/>
          <w:szCs w:val="26"/>
          <w:lang w:eastAsia="fr-FR"/>
        </w:rPr>
      </w:r>
    </w:p>
    <w:p>
      <w:pPr>
        <w:pBdr/>
        <w:spacing/>
        <w:ind/>
        <w:jc w:val="both"/>
        <w:rPr>
          <w:ins w:id="27" w:author="KRIZOUA" w:date="2025-05-21T12:49:00Z"/>
          <w:rFonts w:ascii="Californian FB" w:hAnsi="Californian FB" w:eastAsia="Times New Roman" w:cs="Times New Roman"/>
          <w:sz w:val="26"/>
          <w:szCs w:val="24"/>
          <w:lang w:eastAsia="fr-FR"/>
        </w:rPr>
      </w:pPr>
      <w:r>
        <w:rPr>
          <w:rFonts w:ascii="Californian FB" w:hAnsi="Californian FB" w:eastAsia="Times New Roman" w:cs="Times New Roman"/>
          <w:sz w:val="26"/>
          <w:szCs w:val="24"/>
          <w:lang w:eastAsia="fr-FR"/>
        </w:rPr>
      </w:r>
      <w:ins w:id="28" w:author="KRIZOUA" w:date="2025-05-21T12:49:00Z">
        <w:r>
          <w:rPr>
            <w:rFonts w:ascii="Californian FB" w:hAnsi="Californian FB" w:eastAsia="Times New Roman" w:cs="Times New Roman"/>
            <w:sz w:val="26"/>
            <w:szCs w:val="24"/>
            <w:lang w:eastAsia="fr-FR"/>
          </w:rPr>
        </w:r>
      </w:ins>
    </w:p>
    <w:p>
      <w:pPr>
        <w:pBdr/>
        <w:spacing/>
        <w:ind/>
        <w:jc w:val="both"/>
        <w:rPr>
          <w:ins w:id="29" w:author="KRIZOUA" w:date="2025-05-21T12:49:00Z"/>
          <w:rFonts w:ascii="Californian FB" w:hAnsi="Californian FB" w:eastAsia="Times New Roman" w:cs="Times New Roman"/>
          <w:sz w:val="26"/>
          <w:szCs w:val="24"/>
          <w:lang w:eastAsia="fr-FR"/>
        </w:rPr>
      </w:pPr>
      <w:r>
        <w:rPr>
          <w:rFonts w:ascii="Californian FB" w:hAnsi="Californian FB" w:eastAsia="Times New Roman" w:cs="Times New Roman"/>
          <w:sz w:val="26"/>
          <w:szCs w:val="24"/>
          <w:lang w:eastAsia="fr-FR"/>
        </w:rPr>
      </w:r>
      <w:ins w:id="30" w:author="KRIZOUA" w:date="2025-05-21T12:49:00Z">
        <w:r>
          <w:rPr>
            <w:rFonts w:ascii="Californian FB" w:hAnsi="Californian FB" w:eastAsia="Times New Roman" w:cs="Times New Roman"/>
            <w:sz w:val="26"/>
            <w:szCs w:val="24"/>
            <w:lang w:eastAsia="fr-FR"/>
          </w:rPr>
        </w:r>
      </w:ins>
    </w:p>
    <w:p>
      <w:pPr>
        <w:pBdr/>
        <w:spacing/>
        <w:ind/>
        <w:jc w:val="both"/>
        <w:rPr>
          <w:ins w:id="31" w:author="KRIZOUA" w:date="2025-05-21T12:49:00Z"/>
          <w:rFonts w:ascii="Californian FB" w:hAnsi="Californian FB" w:eastAsia="Times New Roman" w:cs="Times New Roman"/>
          <w:sz w:val="26"/>
          <w:szCs w:val="24"/>
          <w:lang w:eastAsia="fr-FR"/>
        </w:rPr>
      </w:pPr>
      <w:r>
        <w:rPr>
          <w:rFonts w:ascii="Californian FB" w:hAnsi="Californian FB" w:eastAsia="Times New Roman" w:cs="Times New Roman"/>
          <w:sz w:val="26"/>
          <w:szCs w:val="24"/>
          <w:lang w:eastAsia="fr-FR"/>
        </w:rPr>
      </w:r>
      <w:ins w:id="32" w:author="KRIZOUA" w:date="2025-05-21T12:49:00Z">
        <w:r>
          <w:rPr>
            <w:rFonts w:ascii="Californian FB" w:hAnsi="Californian FB" w:eastAsia="Times New Roman" w:cs="Times New Roman"/>
            <w:sz w:val="26"/>
            <w:szCs w:val="24"/>
            <w:lang w:eastAsia="fr-FR"/>
          </w:rPr>
        </w:r>
      </w:ins>
    </w:p>
    <w:p>
      <w:pPr>
        <w:pBdr/>
        <w:spacing/>
        <w:ind/>
        <w:jc w:val="both"/>
        <w:rPr>
          <w:ins w:id="33" w:author="KRIZOUA" w:date="2025-05-21T12:49:00Z"/>
          <w:rFonts w:ascii="Californian FB" w:hAnsi="Californian FB" w:eastAsia="Times New Roman" w:cs="Times New Roman"/>
          <w:sz w:val="26"/>
          <w:szCs w:val="24"/>
          <w:lang w:eastAsia="fr-FR"/>
        </w:rPr>
      </w:pPr>
      <w:r>
        <w:rPr>
          <w:rFonts w:ascii="Californian FB" w:hAnsi="Californian FB" w:eastAsia="Times New Roman" w:cs="Times New Roman"/>
          <w:sz w:val="26"/>
          <w:szCs w:val="24"/>
          <w:lang w:eastAsia="fr-FR"/>
        </w:rPr>
      </w:r>
      <w:ins w:id="34" w:author="KRIZOUA" w:date="2025-05-21T12:49:00Z">
        <w:r>
          <w:rPr>
            <w:rFonts w:ascii="Californian FB" w:hAnsi="Californian FB" w:eastAsia="Times New Roman" w:cs="Times New Roman"/>
            <w:sz w:val="26"/>
            <w:szCs w:val="24"/>
            <w:lang w:eastAsia="fr-FR"/>
          </w:rPr>
        </w:r>
      </w:ins>
    </w:p>
    <w:p>
      <w:pPr>
        <w:pBdr/>
        <w:spacing/>
        <w:ind/>
        <w:jc w:val="both"/>
        <w:rPr>
          <w:ins w:id="35" w:author="KRIZOUA" w:date="2025-05-21T12:49:00Z"/>
          <w:rFonts w:ascii="Californian FB" w:hAnsi="Californian FB" w:eastAsia="Times New Roman" w:cs="Times New Roman"/>
          <w:sz w:val="26"/>
          <w:szCs w:val="24"/>
          <w:lang w:eastAsia="fr-FR"/>
        </w:rPr>
      </w:pPr>
      <w:r>
        <w:rPr>
          <w:rFonts w:ascii="Californian FB" w:hAnsi="Californian FB" w:eastAsia="Times New Roman" w:cs="Times New Roman"/>
          <w:sz w:val="26"/>
          <w:szCs w:val="24"/>
          <w:lang w:eastAsia="fr-FR"/>
        </w:rPr>
      </w:r>
      <w:ins w:id="36" w:author="KRIZOUA" w:date="2025-05-21T12:49:00Z">
        <w:r>
          <w:rPr>
            <w:rFonts w:ascii="Californian FB" w:hAnsi="Californian FB" w:eastAsia="Times New Roman" w:cs="Times New Roman"/>
            <w:sz w:val="26"/>
            <w:szCs w:val="24"/>
            <w:lang w:eastAsia="fr-FR"/>
          </w:rPr>
        </w:r>
      </w:ins>
    </w:p>
    <w:p>
      <w:pPr>
        <w:pBdr/>
        <w:spacing/>
        <w:ind/>
        <w:jc w:val="both"/>
        <w:rPr>
          <w:rFonts w:ascii="Californian FB" w:hAnsi="Californian FB" w:eastAsia="Times New Roman" w:cs="Times New Roman"/>
          <w:sz w:val="26"/>
          <w:szCs w:val="24"/>
          <w:lang w:eastAsia="fr-FR"/>
        </w:rPr>
      </w:pPr>
      <w:r>
        <w:rPr>
          <w:rFonts w:ascii="Californian FB" w:hAnsi="Californian FB" w:eastAsia="Times New Roman" w:cs="Times New Roman"/>
          <w:sz w:val="26"/>
          <w:szCs w:val="24"/>
          <w:lang w:eastAsia="fr-FR"/>
        </w:rPr>
      </w:r>
      <w:r>
        <w:rPr>
          <w:rFonts w:ascii="Californian FB" w:hAnsi="Californian FB" w:eastAsia="Times New Roman" w:cs="Times New Roman"/>
          <w:sz w:val="26"/>
          <w:szCs w:val="24"/>
          <w:lang w:eastAsia="fr-FR"/>
        </w:rPr>
      </w:r>
    </w:p>
    <w:p>
      <w:pPr>
        <w:pStyle w:val="1039"/>
        <w:numPr>
          <w:ilvl w:val="1"/>
          <w:numId w:val="1"/>
        </w:numPr>
        <w:pBdr/>
        <w:spacing w:after="0" w:afterAutospacing="0" w:before="0" w:beforeAutospacing="0"/>
        <w:ind w:hanging="502" w:left="709"/>
        <w:jc w:val="both"/>
        <w:rPr>
          <w:rFonts w:ascii="Arial Narrow" w:hAnsi="Arial Narrow"/>
          <w:b/>
          <w:color w:val="000000"/>
        </w:rPr>
      </w:pPr>
      <w:r>
        <w:rPr>
          <w:rFonts w:ascii="Maiandra GD" w:hAnsi="Maiandra GD"/>
          <w:b/>
          <w:color w:val="000000"/>
        </w:rPr>
        <w:t xml:space="preserve">Voir programme ci-après.</w:t>
      </w:r>
      <w:r>
        <w:rPr>
          <w:rFonts w:ascii="Arial Narrow" w:hAnsi="Arial Narrow"/>
          <w:i/>
          <w:color w:val="000000"/>
        </w:rPr>
        <w:t xml:space="preserve"> </w:t>
      </w:r>
      <w:r>
        <w:rPr>
          <w:rFonts w:ascii="Arial Narrow" w:hAnsi="Arial Narrow"/>
          <w:b/>
          <w:color w:val="000000"/>
        </w:rPr>
      </w:r>
    </w:p>
    <w:p>
      <w:pPr>
        <w:pStyle w:val="1039"/>
        <w:pBdr/>
        <w:spacing w:after="0" w:afterAutospacing="0" w:before="0" w:beforeAutospacing="0"/>
        <w:ind/>
        <w:jc w:val="both"/>
        <w:rPr/>
      </w:pPr>
      <w:r/>
      <w:r/>
    </w:p>
    <w:p>
      <w:pPr>
        <w:pStyle w:val="1039"/>
        <w:pBdr/>
        <w:spacing w:after="0" w:afterAutospacing="0" w:before="0" w:beforeAutospacing="0"/>
        <w:ind/>
        <w:jc w:val="both"/>
        <w:rPr/>
      </w:pPr>
      <w:r/>
      <w:r/>
    </w:p>
    <w:tbl>
      <w:tblPr>
        <w:tblStyle w:val="1042"/>
        <w:tblW w:w="0" w:type="auto"/>
        <w:tblBorders/>
        <w:tblLayout w:type="fixed"/>
        <w:tblLook w:val="04A0" w:firstRow="1" w:lastRow="0" w:firstColumn="1" w:lastColumn="0" w:noHBand="0" w:noVBand="1"/>
      </w:tblPr>
      <w:tblGrid>
        <w:gridCol w:w="1985"/>
        <w:gridCol w:w="4546"/>
        <w:gridCol w:w="2541"/>
      </w:tblGrid>
      <w:tr>
        <w:trPr/>
        <w:tc>
          <w:tcPr>
            <w:tcBorders/>
            <w:tcW w:w="1985" w:type="dxa"/>
            <w:vAlign w:val="center"/>
            <w:textDirection w:val="lrTb"/>
            <w:noWrap w:val="false"/>
          </w:tcPr>
          <w:p>
            <w:pPr>
              <w:pStyle w:val="1040"/>
              <w:pBdr/>
              <w:spacing w:after="0" w:afterAutospacing="0" w:before="0" w:beforeAutospacing="0"/>
              <w:ind/>
              <w:jc w:val="center"/>
              <w:rPr>
                <w:rFonts w:ascii="Maiandra GD" w:hAnsi="Maiandra GD"/>
                <w:b/>
                <w:bCs/>
                <w:color w:val="000000"/>
                <w:sz w:val="22"/>
                <w:szCs w:val="22"/>
              </w:rPr>
            </w:pPr>
            <w:r>
              <w:rPr>
                <w:rFonts w:ascii="Maiandra GD" w:hAnsi="Maiandra GD"/>
                <w:b/>
                <w:bCs/>
                <w:color w:val="000000"/>
                <w:sz w:val="22"/>
                <w:szCs w:val="22"/>
              </w:rPr>
              <w:t xml:space="preserve">JOURS/ HORAIRES</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center"/>
              <w:rPr>
                <w:rFonts w:ascii="Maiandra GD" w:hAnsi="Maiandra GD"/>
                <w:b/>
                <w:bCs/>
                <w:color w:val="000000"/>
                <w:sz w:val="22"/>
                <w:szCs w:val="22"/>
              </w:rPr>
            </w:pPr>
            <w:r>
              <w:rPr>
                <w:rFonts w:ascii="Maiandra GD" w:hAnsi="Maiandra GD"/>
                <w:b/>
                <w:bCs/>
                <w:color w:val="000000"/>
                <w:sz w:val="22"/>
                <w:szCs w:val="22"/>
              </w:rPr>
              <w:t xml:space="preserve">ACTIVITÉS</w:t>
            </w:r>
            <w:r>
              <w:rPr>
                <w:rFonts w:ascii="Maiandra GD" w:hAnsi="Maiandra GD"/>
                <w:b/>
                <w:bCs/>
                <w:color w:val="000000"/>
                <w:sz w:val="22"/>
                <w:szCs w:val="22"/>
              </w:rPr>
            </w:r>
          </w:p>
        </w:tc>
        <w:tc>
          <w:tcPr>
            <w:tcBorders/>
            <w:tcW w:w="2541" w:type="dxa"/>
            <w:vAlign w:val="center"/>
            <w:textDirection w:val="lrTb"/>
            <w:noWrap w:val="false"/>
          </w:tcPr>
          <w:p>
            <w:pPr>
              <w:pStyle w:val="1040"/>
              <w:pBdr/>
              <w:spacing w:after="0" w:afterAutospacing="0" w:before="0" w:beforeAutospacing="0"/>
              <w:ind/>
              <w:jc w:val="center"/>
              <w:rPr>
                <w:rFonts w:ascii="Maiandra GD" w:hAnsi="Maiandra GD"/>
                <w:b/>
                <w:bCs/>
                <w:color w:val="000000"/>
                <w:sz w:val="22"/>
                <w:szCs w:val="22"/>
              </w:rPr>
            </w:pPr>
            <w:r>
              <w:rPr>
                <w:rFonts w:ascii="Maiandra GD" w:hAnsi="Maiandra GD"/>
                <w:b/>
                <w:bCs/>
                <w:color w:val="000000"/>
                <w:sz w:val="22"/>
                <w:szCs w:val="22"/>
              </w:rPr>
              <w:t xml:space="preserve">RESPONSABLES</w:t>
            </w:r>
            <w:r>
              <w:rPr>
                <w:rFonts w:ascii="Maiandra GD" w:hAnsi="Maiandra GD"/>
                <w:b/>
                <w:bCs/>
                <w:color w:val="000000"/>
                <w:sz w:val="22"/>
                <w:szCs w:val="22"/>
              </w:rPr>
            </w:r>
          </w:p>
        </w:tc>
      </w:tr>
      <w:tr>
        <w:trPr/>
        <w:tc>
          <w:tcPr>
            <w:gridSpan w:val="3"/>
            <w:shd w:val="clear" w:color="bdd6ee" w:themeColor="accent1" w:themeTint="66" w:fill="bdd6ee" w:themeFill="accent1" w:themeFillTint="66"/>
            <w:tcBorders/>
            <w:tcW w:w="9072" w:type="dxa"/>
            <w:vAlign w:val="center"/>
            <w:textDirection w:val="lrTb"/>
            <w:noWrap w:val="false"/>
          </w:tcPr>
          <w:p>
            <w:pPr>
              <w:pStyle w:val="1040"/>
              <w:pBdr/>
              <w:spacing w:after="0" w:afterAutospacing="0" w:before="0" w:beforeAutospacing="0"/>
              <w:ind/>
              <w:jc w:val="center"/>
              <w:rPr>
                <w:rFonts w:ascii="Maiandra GD" w:hAnsi="Maiandra GD"/>
                <w:b/>
                <w:bCs/>
                <w:color w:val="000000"/>
                <w:sz w:val="22"/>
                <w:szCs w:val="22"/>
              </w:rPr>
            </w:pPr>
            <w:r>
              <w:rPr>
                <w:rFonts w:ascii="Maiandra GD" w:hAnsi="Maiandra GD"/>
                <w:b/>
                <w:bCs/>
                <w:color w:val="000000"/>
                <w:sz w:val="22"/>
                <w:szCs w:val="22"/>
              </w:rPr>
              <w:t xml:space="preserve">Jour 1 – 28 juillet 2025</w:t>
            </w:r>
            <w:r>
              <w:rPr>
                <w:rFonts w:ascii="Maiandra GD" w:hAnsi="Maiandra GD"/>
                <w:b/>
                <w:bCs/>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08h30 – 09h00</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Accueil et enregistrement des participants</w:t>
            </w:r>
            <w:r>
              <w:rPr>
                <w:rFonts w:ascii="Maiandra GD" w:hAnsi="Maiandra GD"/>
                <w:color w:val="000000"/>
                <w:sz w:val="22"/>
                <w:szCs w:val="22"/>
              </w:rPr>
            </w:r>
          </w:p>
        </w:tc>
        <w:tc>
          <w:tcPr>
            <w:tcBorders/>
            <w:tcW w:w="2541"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Équipe logistique</w:t>
            </w:r>
            <w:r>
              <w:rPr>
                <w:rFonts w:ascii="Maiandra GD" w:hAnsi="Maiandra GD"/>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09h00 – 09h30</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Cérémonie d’ouverture</w:t>
            </w:r>
            <w:r>
              <w:rPr>
                <w:rFonts w:ascii="Maiandra GD" w:hAnsi="Maiandra GD"/>
                <w:color w:val="000000"/>
                <w:sz w:val="22"/>
                <w:szCs w:val="22"/>
              </w:rPr>
            </w:r>
          </w:p>
        </w:tc>
        <w:tc>
          <w:tcPr>
            <w:tcBorders/>
            <w:tcW w:w="2541"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SODEXAM / Autorités locales</w:t>
            </w:r>
            <w:ins w:id="37" w:author="KRIZOUA" w:date="2025-05-21T12:50:00Z">
              <w:r>
                <w:rPr>
                  <w:rFonts w:ascii="Maiandra GD" w:hAnsi="Maiandra GD"/>
                  <w:color w:val="000000"/>
                  <w:sz w:val="22"/>
                  <w:szCs w:val="22"/>
                </w:rPr>
                <w:t xml:space="preserve">/ </w:t>
              </w:r>
            </w:ins>
            <w:commentRangeStart w:id="2"/>
            <w:ins w:id="38" w:author="KRIZOUA" w:date="2025-05-21T12:50:00Z">
              <w:r>
                <w:rPr>
                  <w:rFonts w:ascii="Maiandra GD" w:hAnsi="Maiandra GD"/>
                  <w:color w:val="000000"/>
                  <w:sz w:val="22"/>
                  <w:szCs w:val="22"/>
                </w:rPr>
                <w:t xml:space="preserve">PNUE</w:t>
              </w:r>
            </w:ins>
            <w:commentRangeEnd w:id="2"/>
            <w:r>
              <w:commentReference w:id="2"/>
            </w:r>
            <w:ins w:id="39" w:author="KRIZOUA" w:date="2025-05-21T13:15:00Z">
              <w:r>
                <w:rPr>
                  <w:rStyle w:val="1054"/>
                  <w:rFonts w:asciiTheme="minorHAnsi" w:hAnsiTheme="minorHAnsi" w:eastAsiaTheme="minorHAnsi" w:cstheme="minorBidi"/>
                  <w:lang w:eastAsia="en-US"/>
                </w:rPr>
              </w:r>
            </w:ins>
            <w:r>
              <w:rPr>
                <w:rFonts w:ascii="Maiandra GD" w:hAnsi="Maiandra GD"/>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09h30 – 10h00</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Présentation du contexte et des objectifs de l’atelier</w:t>
            </w:r>
            <w:r>
              <w:rPr>
                <w:rFonts w:ascii="Maiandra GD" w:hAnsi="Maiandra GD"/>
                <w:color w:val="000000"/>
                <w:sz w:val="22"/>
                <w:szCs w:val="22"/>
              </w:rPr>
            </w:r>
          </w:p>
        </w:tc>
        <w:tc>
          <w:tcPr>
            <w:tcBorders/>
            <w:tcW w:w="2541"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SODEXAM</w:t>
            </w:r>
            <w:r>
              <w:rPr>
                <w:rFonts w:ascii="Maiandra GD" w:hAnsi="Maiandra GD"/>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10h00 – 11h00</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Présentation du lexique météorologique multilingue</w:t>
            </w:r>
            <w:r>
              <w:rPr>
                <w:rFonts w:ascii="Maiandra GD" w:hAnsi="Maiandra GD"/>
                <w:color w:val="000000"/>
                <w:sz w:val="22"/>
                <w:szCs w:val="22"/>
              </w:rPr>
            </w:r>
          </w:p>
        </w:tc>
        <w:tc>
          <w:tcPr>
            <w:tcBorders/>
            <w:tcW w:w="2541"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Experts SODEXAM &amp; Linguistes</w:t>
            </w:r>
            <w:r>
              <w:rPr>
                <w:rFonts w:ascii="Maiandra GD" w:hAnsi="Maiandra GD"/>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highlight w:val="white"/>
              </w:rPr>
            </w:pPr>
            <w:r>
              <w:rPr>
                <w:rFonts w:ascii="Maiandra GD" w:hAnsi="Maiandra GD"/>
                <w:b/>
                <w:bCs/>
                <w:color w:val="000000"/>
                <w:sz w:val="22"/>
                <w:szCs w:val="22"/>
                <w:highlight w:val="white"/>
              </w:rPr>
              <w:t xml:space="preserve">11h00 – 11h15</w:t>
            </w:r>
            <w:r>
              <w:rPr>
                <w:rFonts w:ascii="Maiandra GD" w:hAnsi="Maiandra GD"/>
                <w:b/>
                <w:bCs/>
                <w:color w:val="000000"/>
                <w:sz w:val="22"/>
                <w:szCs w:val="22"/>
                <w:highlight w:val="white"/>
              </w:rPr>
            </w:r>
          </w:p>
        </w:tc>
        <w:tc>
          <w:tcPr>
            <w:gridSpan w:val="2"/>
            <w:tcBorders/>
            <w:tcW w:w="7087" w:type="dxa"/>
            <w:vAlign w:val="center"/>
            <w:textDirection w:val="lrTb"/>
            <w:noWrap w:val="false"/>
          </w:tcPr>
          <w:p>
            <w:pPr>
              <w:pStyle w:val="1040"/>
              <w:pBdr/>
              <w:spacing w:after="0" w:afterAutospacing="0" w:before="0" w:beforeAutospacing="0"/>
              <w:ind/>
              <w:jc w:val="center"/>
              <w:rPr>
                <w:rFonts w:ascii="Maiandra GD" w:hAnsi="Maiandra GD"/>
                <w:b/>
                <w:bCs/>
                <w:color w:val="000000"/>
                <w:sz w:val="22"/>
                <w:szCs w:val="22"/>
                <w:highlight w:val="white"/>
              </w:rPr>
            </w:pPr>
            <w:r>
              <w:rPr>
                <w:rFonts w:ascii="Maiandra GD" w:hAnsi="Maiandra GD"/>
                <w:b/>
                <w:bCs/>
                <w:color w:val="000000"/>
                <w:sz w:val="22"/>
                <w:szCs w:val="22"/>
                <w:highlight w:val="white"/>
              </w:rPr>
              <w:t xml:space="preserve">Pause-café</w:t>
            </w:r>
            <w:r>
              <w:rPr>
                <w:rFonts w:ascii="Maiandra GD" w:hAnsi="Maiandra GD"/>
                <w:b/>
                <w:bCs/>
                <w:color w:val="000000"/>
                <w:sz w:val="22"/>
                <w:szCs w:val="22"/>
                <w:highlight w:val="white"/>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11h15 – 13h00</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Travaux en groupes : validation des termes par langue</w:t>
            </w:r>
            <w:r>
              <w:rPr>
                <w:rFonts w:ascii="Maiandra GD" w:hAnsi="Maiandra GD"/>
                <w:color w:val="000000"/>
                <w:sz w:val="22"/>
                <w:szCs w:val="22"/>
              </w:rPr>
            </w:r>
          </w:p>
        </w:tc>
        <w:tc>
          <w:tcPr>
            <w:tcBorders/>
            <w:tcW w:w="2541"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Facilitateurs</w:t>
            </w:r>
            <w:r>
              <w:rPr>
                <w:rFonts w:ascii="Maiandra GD" w:hAnsi="Maiandra GD"/>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highlight w:val="white"/>
              </w:rPr>
            </w:pPr>
            <w:r>
              <w:rPr>
                <w:rFonts w:ascii="Maiandra GD" w:hAnsi="Maiandra GD"/>
                <w:b/>
                <w:bCs/>
                <w:color w:val="000000"/>
                <w:sz w:val="22"/>
                <w:szCs w:val="22"/>
                <w:highlight w:val="white"/>
              </w:rPr>
              <w:t xml:space="preserve">13h00 – 14h00</w:t>
            </w:r>
            <w:r>
              <w:rPr>
                <w:rFonts w:ascii="Maiandra GD" w:hAnsi="Maiandra GD"/>
                <w:b/>
                <w:bCs/>
                <w:color w:val="000000"/>
                <w:sz w:val="22"/>
                <w:szCs w:val="22"/>
                <w:highlight w:val="white"/>
              </w:rPr>
            </w:r>
          </w:p>
        </w:tc>
        <w:tc>
          <w:tcPr>
            <w:gridSpan w:val="2"/>
            <w:tcBorders/>
            <w:tcW w:w="7087" w:type="dxa"/>
            <w:vAlign w:val="center"/>
            <w:textDirection w:val="lrTb"/>
            <w:noWrap w:val="false"/>
          </w:tcPr>
          <w:p>
            <w:pPr>
              <w:pStyle w:val="1040"/>
              <w:pBdr/>
              <w:spacing w:after="0" w:afterAutospacing="0" w:before="0" w:beforeAutospacing="0"/>
              <w:ind/>
              <w:jc w:val="center"/>
              <w:rPr>
                <w:rFonts w:ascii="Maiandra GD" w:hAnsi="Maiandra GD"/>
                <w:b/>
                <w:bCs/>
                <w:color w:val="000000"/>
                <w:sz w:val="22"/>
                <w:szCs w:val="22"/>
                <w:highlight w:val="white"/>
              </w:rPr>
            </w:pPr>
            <w:r>
              <w:rPr>
                <w:rFonts w:ascii="Maiandra GD" w:hAnsi="Maiandra GD"/>
                <w:b/>
                <w:bCs/>
                <w:color w:val="000000"/>
                <w:sz w:val="22"/>
                <w:szCs w:val="22"/>
                <w:highlight w:val="white"/>
              </w:rPr>
              <w:t xml:space="preserve">Pause déjeuner</w:t>
            </w:r>
            <w:r>
              <w:rPr>
                <w:rFonts w:ascii="Maiandra GD" w:hAnsi="Maiandra GD"/>
                <w:b/>
                <w:bCs/>
                <w:color w:val="000000"/>
                <w:sz w:val="22"/>
                <w:szCs w:val="22"/>
                <w:highlight w:val="white"/>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14h00 – 16h30</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Travaux en groupes (suite)</w:t>
            </w:r>
            <w:r>
              <w:rPr>
                <w:rFonts w:ascii="Maiandra GD" w:hAnsi="Maiandra GD"/>
                <w:color w:val="000000"/>
                <w:sz w:val="22"/>
                <w:szCs w:val="22"/>
              </w:rPr>
            </w:r>
          </w:p>
        </w:tc>
        <w:tc>
          <w:tcPr>
            <w:tcBorders/>
            <w:tcW w:w="2541"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Facilitateurs</w:t>
            </w:r>
            <w:r>
              <w:rPr>
                <w:rFonts w:ascii="Maiandra GD" w:hAnsi="Maiandra GD"/>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16h30 – 17h30</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Restitution en plénière</w:t>
            </w:r>
            <w:r>
              <w:rPr>
                <w:rFonts w:ascii="Maiandra GD" w:hAnsi="Maiandra GD"/>
                <w:color w:val="000000"/>
                <w:sz w:val="22"/>
                <w:szCs w:val="22"/>
              </w:rPr>
            </w:r>
          </w:p>
        </w:tc>
        <w:tc>
          <w:tcPr>
            <w:tcBorders/>
            <w:tcW w:w="2541"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Rapporteurs de groupes</w:t>
            </w:r>
            <w:r>
              <w:rPr>
                <w:rFonts w:ascii="Maiandra GD" w:hAnsi="Maiandra GD"/>
                <w:color w:val="000000"/>
                <w:sz w:val="22"/>
                <w:szCs w:val="22"/>
              </w:rPr>
            </w:r>
          </w:p>
        </w:tc>
      </w:tr>
      <w:tr>
        <w:trPr/>
        <w:tc>
          <w:tcPr>
            <w:gridSpan w:val="3"/>
            <w:shd w:val="clear" w:color="bdd6ee" w:themeColor="accent1" w:themeTint="66" w:fill="bdd6ee" w:themeFill="accent1" w:themeFillTint="66"/>
            <w:tcBorders/>
            <w:tcW w:w="9072" w:type="dxa"/>
            <w:vAlign w:val="center"/>
            <w:textDirection w:val="lrTb"/>
            <w:noWrap w:val="false"/>
          </w:tcPr>
          <w:p>
            <w:pPr>
              <w:pStyle w:val="1040"/>
              <w:pBdr/>
              <w:spacing w:after="0" w:afterAutospacing="0" w:before="0" w:beforeAutospacing="0"/>
              <w:ind/>
              <w:jc w:val="center"/>
              <w:rPr>
                <w:rFonts w:ascii="Maiandra GD" w:hAnsi="Maiandra GD"/>
                <w:b/>
                <w:bCs/>
                <w:color w:val="000000"/>
                <w:sz w:val="22"/>
                <w:szCs w:val="22"/>
              </w:rPr>
            </w:pPr>
            <w:r>
              <w:rPr>
                <w:rFonts w:ascii="Maiandra GD" w:hAnsi="Maiandra GD"/>
                <w:b/>
                <w:bCs/>
                <w:color w:val="000000"/>
                <w:sz w:val="22"/>
                <w:szCs w:val="22"/>
              </w:rPr>
              <w:t xml:space="preserve">Jour 2 – 29 juillet 2025</w:t>
            </w:r>
            <w:r>
              <w:rPr>
                <w:rFonts w:ascii="Maiandra GD" w:hAnsi="Maiandra GD"/>
                <w:b/>
                <w:bCs/>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09h00 – 11h00</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Simulations de diffusion radiophonique</w:t>
            </w:r>
            <w:r>
              <w:rPr>
                <w:rFonts w:ascii="Maiandra GD" w:hAnsi="Maiandra GD"/>
                <w:color w:val="000000"/>
                <w:sz w:val="22"/>
                <w:szCs w:val="22"/>
              </w:rPr>
            </w:r>
          </w:p>
        </w:tc>
        <w:tc>
          <w:tcPr>
            <w:tcBorders/>
            <w:tcW w:w="2541"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Animateurs radios</w:t>
            </w:r>
            <w:r>
              <w:rPr>
                <w:rFonts w:ascii="Maiandra GD" w:hAnsi="Maiandra GD"/>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highlight w:val="white"/>
              </w:rPr>
            </w:pPr>
            <w:r>
              <w:rPr>
                <w:rFonts w:ascii="Maiandra GD" w:hAnsi="Maiandra GD"/>
                <w:b/>
                <w:bCs/>
                <w:color w:val="000000"/>
                <w:sz w:val="22"/>
                <w:szCs w:val="22"/>
                <w:highlight w:val="white"/>
              </w:rPr>
              <w:t xml:space="preserve">11h00 – 11h15</w:t>
            </w:r>
            <w:r>
              <w:rPr>
                <w:rFonts w:ascii="Maiandra GD" w:hAnsi="Maiandra GD"/>
                <w:b/>
                <w:bCs/>
                <w:color w:val="000000"/>
                <w:sz w:val="22"/>
                <w:szCs w:val="22"/>
                <w:highlight w:val="white"/>
              </w:rPr>
            </w:r>
          </w:p>
        </w:tc>
        <w:tc>
          <w:tcPr>
            <w:gridSpan w:val="2"/>
            <w:tcBorders/>
            <w:tcW w:w="7087" w:type="dxa"/>
            <w:vAlign w:val="center"/>
            <w:textDirection w:val="lrTb"/>
            <w:noWrap w:val="false"/>
          </w:tcPr>
          <w:p>
            <w:pPr>
              <w:pStyle w:val="1040"/>
              <w:pBdr/>
              <w:spacing w:after="0" w:afterAutospacing="0" w:before="0" w:beforeAutospacing="0"/>
              <w:ind/>
              <w:jc w:val="center"/>
              <w:rPr>
                <w:rFonts w:ascii="Maiandra GD" w:hAnsi="Maiandra GD"/>
                <w:b/>
                <w:bCs/>
                <w:color w:val="000000"/>
                <w:sz w:val="22"/>
                <w:szCs w:val="22"/>
                <w:highlight w:val="white"/>
              </w:rPr>
            </w:pPr>
            <w:r>
              <w:rPr>
                <w:rFonts w:ascii="Maiandra GD" w:hAnsi="Maiandra GD"/>
                <w:b/>
                <w:bCs/>
                <w:color w:val="000000"/>
                <w:sz w:val="22"/>
                <w:szCs w:val="22"/>
                <w:highlight w:val="white"/>
              </w:rPr>
              <w:t xml:space="preserve">Pause-café</w:t>
            </w:r>
            <w:r>
              <w:rPr>
                <w:rFonts w:ascii="Maiandra GD" w:hAnsi="Maiandra GD"/>
                <w:b/>
                <w:bCs/>
                <w:color w:val="000000"/>
                <w:sz w:val="22"/>
                <w:szCs w:val="22"/>
                <w:highlight w:val="white"/>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11h15 – 12h30</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Ajustements et finalisation du lexique</w:t>
            </w:r>
            <w:r>
              <w:rPr>
                <w:rFonts w:ascii="Maiandra GD" w:hAnsi="Maiandra GD"/>
                <w:color w:val="000000"/>
                <w:sz w:val="22"/>
                <w:szCs w:val="22"/>
              </w:rPr>
            </w:r>
          </w:p>
        </w:tc>
        <w:tc>
          <w:tcPr>
            <w:tcBorders/>
            <w:tcW w:w="2541"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Tous</w:t>
            </w:r>
            <w:r>
              <w:rPr>
                <w:rFonts w:ascii="Maiandra GD" w:hAnsi="Maiandra GD"/>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12h30 – 13h30</w:t>
            </w:r>
            <w:r>
              <w:rPr>
                <w:rFonts w:ascii="Maiandra GD" w:hAnsi="Maiandra GD"/>
                <w:b/>
                <w:bCs/>
                <w:color w:val="000000"/>
                <w:sz w:val="22"/>
                <w:szCs w:val="22"/>
              </w:rPr>
            </w:r>
          </w:p>
        </w:tc>
        <w:tc>
          <w:tcPr>
            <w:gridSpan w:val="2"/>
            <w:tcBorders/>
            <w:tcW w:w="7087" w:type="dxa"/>
            <w:vAlign w:val="center"/>
            <w:textDirection w:val="lrTb"/>
            <w:noWrap w:val="false"/>
          </w:tcPr>
          <w:p>
            <w:pPr>
              <w:pStyle w:val="1040"/>
              <w:pBdr/>
              <w:spacing w:after="0" w:afterAutospacing="0" w:before="0" w:beforeAutospacing="0"/>
              <w:ind/>
              <w:jc w:val="center"/>
              <w:rPr>
                <w:rFonts w:ascii="Maiandra GD" w:hAnsi="Maiandra GD"/>
                <w:b/>
                <w:bCs/>
                <w:color w:val="000000"/>
                <w:sz w:val="22"/>
                <w:szCs w:val="22"/>
              </w:rPr>
            </w:pPr>
            <w:r>
              <w:rPr>
                <w:rFonts w:ascii="Maiandra GD" w:hAnsi="Maiandra GD"/>
                <w:b/>
                <w:bCs/>
                <w:color w:val="000000"/>
                <w:sz w:val="22"/>
                <w:szCs w:val="22"/>
              </w:rPr>
              <w:t xml:space="preserve">Pause déjeuner</w:t>
            </w:r>
            <w:r>
              <w:rPr>
                <w:rFonts w:ascii="Maiandra GD" w:hAnsi="Maiandra GD"/>
                <w:b/>
                <w:bCs/>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13h30 – 15h30</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Consolidation des recommandations et adoption du lexique final</w:t>
            </w:r>
            <w:r>
              <w:rPr>
                <w:rFonts w:ascii="Maiandra GD" w:hAnsi="Maiandra GD"/>
                <w:color w:val="000000"/>
                <w:sz w:val="22"/>
                <w:szCs w:val="22"/>
              </w:rPr>
            </w:r>
          </w:p>
        </w:tc>
        <w:tc>
          <w:tcPr>
            <w:tcBorders/>
            <w:tcW w:w="2541"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Facilitateurs</w:t>
            </w:r>
            <w:r>
              <w:rPr>
                <w:rFonts w:ascii="Maiandra GD" w:hAnsi="Maiandra GD"/>
                <w:color w:val="000000"/>
                <w:sz w:val="22"/>
                <w:szCs w:val="22"/>
              </w:rPr>
            </w:r>
          </w:p>
        </w:tc>
      </w:tr>
      <w:tr>
        <w:trPr/>
        <w:tc>
          <w:tcPr>
            <w:tcBorders/>
            <w:tcW w:w="1985" w:type="dxa"/>
            <w:vAlign w:val="center"/>
            <w:textDirection w:val="lrTb"/>
            <w:noWrap w:val="false"/>
          </w:tcPr>
          <w:p>
            <w:pPr>
              <w:pStyle w:val="1040"/>
              <w:pBdr/>
              <w:spacing w:after="0" w:afterAutospacing="0" w:before="0" w:beforeAutospacing="0"/>
              <w:ind/>
              <w:jc w:val="both"/>
              <w:rPr>
                <w:rFonts w:ascii="Maiandra GD" w:hAnsi="Maiandra GD"/>
                <w:b/>
                <w:bCs/>
                <w:color w:val="000000"/>
                <w:sz w:val="22"/>
                <w:szCs w:val="22"/>
              </w:rPr>
            </w:pPr>
            <w:r>
              <w:rPr>
                <w:rFonts w:ascii="Maiandra GD" w:hAnsi="Maiandra GD"/>
                <w:b/>
                <w:bCs/>
                <w:color w:val="000000"/>
                <w:sz w:val="22"/>
                <w:szCs w:val="22"/>
              </w:rPr>
              <w:t xml:space="preserve">15h30 – 16h00</w:t>
            </w:r>
            <w:r>
              <w:rPr>
                <w:rFonts w:ascii="Maiandra GD" w:hAnsi="Maiandra GD"/>
                <w:b/>
                <w:bCs/>
                <w:color w:val="000000"/>
                <w:sz w:val="22"/>
                <w:szCs w:val="22"/>
              </w:rPr>
            </w:r>
          </w:p>
        </w:tc>
        <w:tc>
          <w:tcPr>
            <w:tcBorders/>
            <w:tcW w:w="4546"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Cérémonie de clôture</w:t>
            </w:r>
            <w:r>
              <w:rPr>
                <w:rFonts w:ascii="Maiandra GD" w:hAnsi="Maiandra GD"/>
                <w:color w:val="000000"/>
                <w:sz w:val="22"/>
                <w:szCs w:val="22"/>
              </w:rPr>
            </w:r>
          </w:p>
        </w:tc>
        <w:tc>
          <w:tcPr>
            <w:tcBorders/>
            <w:tcW w:w="2541" w:type="dxa"/>
            <w:vAlign w:val="center"/>
            <w:textDirection w:val="lrTb"/>
            <w:noWrap w:val="false"/>
          </w:tcPr>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t xml:space="preserve">SODEXAM / Autorités locales</w:t>
            </w:r>
            <w:ins w:id="40" w:author="KRIZOUA" w:date="2025-05-21T12:50:00Z">
              <w:r>
                <w:rPr>
                  <w:rFonts w:ascii="Maiandra GD" w:hAnsi="Maiandra GD"/>
                  <w:color w:val="000000"/>
                  <w:sz w:val="22"/>
                  <w:szCs w:val="22"/>
                </w:rPr>
                <w:t xml:space="preserve">/ </w:t>
              </w:r>
            </w:ins>
            <w:commentRangeStart w:id="3"/>
            <w:ins w:id="41" w:author="KRIZOUA" w:date="2025-05-21T12:50:00Z">
              <w:r>
                <w:rPr>
                  <w:rFonts w:ascii="Maiandra GD" w:hAnsi="Maiandra GD"/>
                  <w:color w:val="000000"/>
                  <w:sz w:val="22"/>
                  <w:szCs w:val="22"/>
                </w:rPr>
                <w:t xml:space="preserve">PNUE</w:t>
              </w:r>
            </w:ins>
            <w:commentRangeEnd w:id="3"/>
            <w:r>
              <w:commentReference w:id="3"/>
            </w:r>
            <w:ins w:id="42" w:author="KRIZOUA" w:date="2025-05-21T13:16:00Z">
              <w:r>
                <w:rPr>
                  <w:rStyle w:val="1054"/>
                  <w:rFonts w:asciiTheme="minorHAnsi" w:hAnsiTheme="minorHAnsi" w:eastAsiaTheme="minorHAnsi" w:cstheme="minorBidi"/>
                  <w:lang w:eastAsia="en-US"/>
                </w:rPr>
              </w:r>
            </w:ins>
            <w:r>
              <w:rPr>
                <w:rFonts w:ascii="Maiandra GD" w:hAnsi="Maiandra GD"/>
                <w:color w:val="000000"/>
                <w:sz w:val="22"/>
                <w:szCs w:val="22"/>
              </w:rPr>
            </w:r>
          </w:p>
        </w:tc>
      </w:tr>
    </w:tbl>
    <w:p>
      <w:pPr>
        <w:pStyle w:val="1040"/>
        <w:pBdr/>
        <w:spacing w:after="0" w:afterAutospacing="0" w:before="0" w:beforeAutospacing="0"/>
        <w:ind/>
        <w:jc w:val="both"/>
        <w:rPr>
          <w:rFonts w:ascii="Maiandra GD" w:hAnsi="Maiandra GD"/>
          <w:color w:val="000000"/>
          <w:sz w:val="22"/>
          <w:szCs w:val="22"/>
        </w:rPr>
      </w:pPr>
      <w:r>
        <w:rPr>
          <w:rFonts w:ascii="Maiandra GD" w:hAnsi="Maiandra GD"/>
          <w:color w:val="000000"/>
          <w:sz w:val="22"/>
          <w:szCs w:val="22"/>
        </w:rPr>
      </w:r>
      <w:r>
        <w:rPr>
          <w:rFonts w:ascii="Maiandra GD" w:hAnsi="Maiandra GD"/>
          <w:color w:val="000000"/>
          <w:sz w:val="22"/>
          <w:szCs w:val="22"/>
        </w:rPr>
      </w:r>
    </w:p>
    <w:p>
      <w:r>
        <w:br w:type="page"/>
      </w:r>
    </w:p>
    <w:p>
      <w:r>
        <w:rPr>
          <w:b/>
        </w:rPr>
        <w:t>MISES À JOUR INTÉGRÉES – VERSION MAI 2025</w:t>
      </w:r>
    </w:p>
    <w:p>
      <w:r>
        <w:rPr>
          <w:b/>
        </w:rPr>
        <w:br/>
        <w:t>Participants (mis à jour)</w:t>
      </w:r>
    </w:p>
    <w:p>
      <w:r>
        <w:t>L’atelier réunira environ 40 participants, répartis comme suit :</w:t>
        <w:br/>
        <w:t>- 10 agents météorologiques (5 de la SODEXAM et 5 de l’équipe universitaire du Pr.)</w:t>
        <w:br/>
        <w:t>- 15 représentants des communautés rurales (agriculteurs, leaders communautaires)</w:t>
        <w:br/>
        <w:t>- 10 animateurs et responsables de radios communautaires</w:t>
        <w:br/>
        <w:t>- 2 linguistes spécialisés en langues locales</w:t>
        <w:br/>
        <w:t>- 3 représentants d’ONG et partenaires techniques</w:t>
        <w:br/>
        <w:br/>
        <w:t>Cette composition assure une diversité d'acteurs pour une validation linguistique et contextuelle du lexique.</w:t>
      </w:r>
    </w:p>
    <w:p>
      <w:r>
        <w:rPr>
          <w:b/>
        </w:rPr>
        <w:br/>
        <w:t>Méthodologie - Clarification des simulations radiophoniques</w:t>
      </w:r>
    </w:p>
    <w:p>
      <w:r>
        <w:t>Les simulations radiophoniques consisteront à mettre en situation de diffusion réelle des messages météorologiques types conçus dans les 7 langues locales (français, baoulé, bété, malinké, sénoufo, yacouba, koulango, lobi). Ces messages incluront des termes validés dans des contextes pratiques (alertes, prévisions). Les animateurs testeront leur fluidité, leur clarté et la compréhension du public cible avec collecte de retours.</w:t>
      </w:r>
    </w:p>
    <w:p>
      <w:r>
        <w:rPr>
          <w:b/>
        </w:rPr>
        <w:br/>
        <w:t>Nouveau programme de l'atelier (3 jours effectifs)</w:t>
      </w:r>
    </w:p>
    <w:p>
      <w:r>
        <w:t>Jour 1 – Lundi 28 juillet 2025</w:t>
        <w:br/>
        <w:t>- 08h30 – 09h00 : Accueil et enregistrement</w:t>
        <w:br/>
        <w:t>- 09h00 – 09h45 : Cérémonie d’ouverture</w:t>
        <w:br/>
        <w:t>- 09h45 – 10h30 : Présentation du contexte et des objectifs</w:t>
        <w:br/>
        <w:t>- 10h30 – 11h00 : Pause-café</w:t>
        <w:br/>
        <w:t>- 11h00 – 12h30 : Présentation du lexique multilingue</w:t>
        <w:br/>
        <w:t>- 12h30 – 14h00 : Déjeuner</w:t>
        <w:br/>
        <w:t>- 14h00 – 17h30 : Travaux en groupes – 1ère phase</w:t>
        <w:br/>
        <w:br/>
        <w:t>Jour 2 – Mardi 29 juillet 2025</w:t>
        <w:br/>
        <w:t>- 09h00 – 10h30 : Travaux en groupes – finalisation</w:t>
        <w:br/>
        <w:t>- 10h30 – 11h00 : Pause-café</w:t>
        <w:br/>
        <w:t>- 11h00 – 12h30 : Restitution en plénière</w:t>
        <w:br/>
        <w:t>- 12h30 – 14h00 : Déjeuner</w:t>
        <w:br/>
        <w:t>- 14h00 – 16h30 : Simulations radiophoniques</w:t>
        <w:br/>
        <w:t>- 16h30 – 17h30 : Collecte de retours et ajustements</w:t>
        <w:br/>
        <w:br/>
        <w:t>Jour 3 – Mercredi 30 juillet 2025</w:t>
        <w:br/>
        <w:t>- 09h00 – 10h30 : Finalisation du lexique</w:t>
        <w:br/>
        <w:t>- 10h30 – 11h00 : Pause-café</w:t>
        <w:br/>
        <w:t>- 11h00 – 12h30 : Élaboration de la feuille de route</w:t>
        <w:br/>
        <w:t>- 12h30 – 14h00 : Déjeuner</w:t>
        <w:br/>
        <w:t>- 14h00 – 15h00 : Adoption officielle du lexique</w:t>
        <w:br/>
        <w:t>- 15h00 – 16h00 : Cérémonie de clôture</w:t>
      </w:r>
    </w:p>
    <w:p>
      <w:r>
        <w:rPr>
          <w:b/>
        </w:rPr>
        <w:br/>
        <w:t>Budget prévisionnel (plafond 4 000 000 FCFA)</w:t>
      </w:r>
    </w:p>
    <w:p>
      <w:r>
        <w:t>Hypothèses :</w:t>
        <w:br/>
        <w:t>- 10 missionnaires (SODEXAM + équipe du Pr) pendant 5 jours</w:t>
        <w:br/>
        <w:t>- 25 participants communautaires et radios pendant 3 jours</w:t>
        <w:br/>
        <w:t>- Atelier de 3 jours + jour d’arrivée et de départ</w:t>
        <w:br/>
        <w:br/>
        <w:t>Détail :</w:t>
        <w:br/>
        <w:t>- Hébergement et restauration missionnaires : 10 × 40.000 × 5 = 2.000.000 FCFA</w:t>
        <w:br/>
        <w:t>- Perdiems participants : 25 × 25.000 × 3 = 1.875.000 FCFA</w:t>
        <w:br/>
        <w:t>- Location salle et équipements : 500.000 FCFA</w:t>
        <w:br/>
        <w:t>- Documentation, kits, impression : 300.000 FCFA</w:t>
        <w:br/>
        <w:t>- Transport global estimé : 300.000 FCFA</w:t>
        <w:br/>
        <w:t>- TOTAL : 4.000.000 FCFA</w:t>
      </w:r>
    </w:p>
    <w:sectPr>
      <w:footerReference w:type="default" r:id="rId9"/>
      <w:footnotePr/>
      <w:endnotePr/>
      <w:type w:val="nextPage"/>
      <w:pgSz w:h="16838" w:orient="portrait" w:w="11906"/>
      <w:pgMar w:top="1417" w:right="1417" w:bottom="1417" w:left="1417" w:header="708" w:footer="527"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KRIZOUA" w:date="2025-05-21T13:16:00Z" w:initials="K">
    <w:p w14:paraId="00000001" w14:textId="00000001">
      <w:pPr>
        <w:spacing w:line="240" w:after="0" w:lineRule="auto" w:before="0"/>
        <w:ind w:firstLine="0" w:left="0" w:right="0"/>
        <w:jc w:val="left"/>
      </w:pPr>
      <w:r>
        <w:rPr>
          <w:rFonts w:eastAsia="Arial" w:ascii="Arial" w:hAnsi="Arial" w:cs="Arial"/>
          <w:sz w:val="22"/>
        </w:rPr>
        <w:t xml:space="preserve">idem</w:t>
      </w:r>
    </w:p>
  </w:comment>
  <w:comment w:id="2" w:author="KRIZOUA" w:date="2025-05-21T13:15:00Z" w:initials="K">
    <w:p w14:paraId="00000002" w14:textId="00000002">
      <w:pPr>
        <w:spacing w:line="240" w:after="0" w:lineRule="auto" w:before="0"/>
        <w:ind w:firstLine="0" w:left="0" w:right="0"/>
        <w:jc w:val="left"/>
      </w:pPr>
      <w:r>
        <w:rPr>
          <w:rFonts w:eastAsia="Arial" w:ascii="Arial" w:hAnsi="Arial" w:cs="Arial"/>
          <w:sz w:val="22"/>
        </w:rPr>
        <w:t xml:space="preserve">J’ai ajouté le PNUE qui pourrait dire un mot en  lien avec son projet et l’importance du lexique</w:t>
      </w:r>
    </w:p>
  </w:comment>
  <w:comment w:id="1" w:author="KRIZOUA" w:date="2025-05-21T13:14:00Z" w:initials="K">
    <w:p w14:paraId="00000003" w14:textId="00000003">
      <w:pPr>
        <w:spacing w:line="240" w:after="0" w:lineRule="auto" w:before="0"/>
        <w:ind w:firstLine="0" w:left="0" w:right="0"/>
        <w:jc w:val="left"/>
      </w:pPr>
      <w:r>
        <w:rPr>
          <w:rFonts w:eastAsia="Arial" w:ascii="Arial" w:hAnsi="Arial" w:cs="Arial"/>
          <w:sz w:val="22"/>
        </w:rPr>
        <w:t xml:space="preserve">Il m’a semblé important de parler de la synergie d’action PNUE/SODEXAM. Merci d’en tenir compte</w:t>
      </w:r>
    </w:p>
  </w:comment>
  <w:comment w:id="0" w:author="KRIZOUA" w:date="2025-05-21T12:25:00Z" w:initials="K">
    <w:p w14:paraId="00000004" w14:textId="00000004">
      <w:pPr>
        <w:spacing w:line="240" w:after="0" w:lineRule="auto" w:before="0"/>
        <w:ind w:firstLine="0" w:left="0" w:right="0"/>
        <w:jc w:val="left"/>
      </w:pPr>
      <w:r>
        <w:rPr>
          <w:rFonts w:eastAsia="Arial" w:ascii="Arial" w:hAnsi="Arial" w:cs="Arial"/>
          <w:sz w:val="22"/>
        </w:rPr>
        <w:t xml:space="preserve">Je trouve que le TDR est bien rédigé cependant permettez que je fasse quelques petites recommandations :</w:t>
      </w:r>
    </w:p>
    <w:p w14:paraId="00000005" w14:textId="00000005">
      <w:pPr>
        <w:spacing w:line="240" w:after="0" w:lineRule="auto" w:before="0"/>
        <w:ind w:firstLine="0" w:left="0" w:right="0"/>
        <w:jc w:val="left"/>
      </w:pPr>
      <w:r>
        <w:rPr>
          <w:rFonts w:eastAsia="Arial" w:ascii="Arial" w:hAnsi="Arial" w:cs="Arial"/>
          <w:sz w:val="22"/>
        </w:rPr>
        <w:t xml:space="preserve">Utiliser l’expression les effets du changement climatique et non seulement le changement climatique</w:t>
      </w:r>
    </w:p>
    <w:p w14:paraId="00000006" w14:textId="00000006">
      <w:pPr>
        <w:spacing w:line="240" w:after="0" w:lineRule="auto" w:before="0"/>
        <w:ind w:firstLine="0" w:left="0" w:right="0"/>
        <w:jc w:val="left"/>
      </w:pPr>
      <w:r>
        <w:rPr>
          <w:rFonts w:eastAsia="Arial" w:ascii="Arial" w:hAnsi="Arial" w:cs="Arial"/>
          <w:sz w:val="22"/>
        </w:rPr>
        <w:t xml:space="preserve">Parlons de la hausse progressive des températures</w:t>
      </w:r>
    </w:p>
    <w:p w14:paraId="00000007" w14:textId="00000007">
      <w:pPr>
        <w:spacing w:line="240" w:after="0" w:lineRule="auto" w:before="0"/>
        <w:ind w:firstLine="0" w:left="0" w:right="0"/>
        <w:jc w:val="left"/>
      </w:pPr>
      <w:r>
        <w:rPr>
          <w:rFonts w:eastAsia="Arial" w:ascii="Arial" w:hAnsi="Arial" w:cs="Arial"/>
          <w:sz w:val="22"/>
        </w:rPr>
        <w:t xml:space="preserve"> Parlons de la réduction et de l’irrégularité des précipitations</w:t>
      </w:r>
    </w:p>
    <w:p w14:paraId="00000008" w14:textId="00000008">
      <w:pPr>
        <w:spacing w:line="240" w:after="0" w:lineRule="auto" w:before="0"/>
        <w:ind w:firstLine="0" w:left="0" w:right="0"/>
        <w:jc w:val="left"/>
      </w:pPr>
      <w:r>
        <w:rPr>
          <w:rFonts w:eastAsia="Arial" w:ascii="Arial" w:hAnsi="Arial" w:cs="Arial"/>
          <w:sz w:val="22"/>
        </w:rPr>
        <w:t xml:space="preserve">A la place de résilience parlons plutôt de compromettent la stabilité et la productivité des exploitations agricoles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9931692" w16cex:dateUtc="2025-05-21T13:16:00Z"/>
  <w16cex:commentExtensible w16cex:durableId="31C120C1" w16cex:dateUtc="2025-05-21T13:15:00Z"/>
  <w16cex:commentExtensible w16cex:durableId="21537B43" w16cex:dateUtc="2025-05-21T13:14:00Z"/>
  <w16cex:commentExtensible w16cex:durableId="0E422189" w16cex:dateUtc="2025-05-21T12:25: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79931692"/>
  <w16cid:commentId w16cid:paraId="00000002" w16cid:durableId="31C120C1"/>
  <w16cid:commentId w16cid:paraId="00000003" w16cid:durableId="21537B43"/>
  <w16cid:commentId w16cid:paraId="00000008" w16cid:durableId="0E42218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aiandra GD">
    <w:panose1 w:val="020B0502040504020204"/>
  </w:font>
  <w:font w:name="Calibri">
    <w:panose1 w:val="020F0502020204030204"/>
  </w:font>
  <w:font w:name="Wingdings">
    <w:panose1 w:val="05010000000000000000"/>
  </w:font>
  <w:font w:name="Gotham Light">
    <w:panose1 w:val="05040102010807070707"/>
  </w:font>
  <w:font w:name="Courier New">
    <w:panose1 w:val="02070409020205020404"/>
  </w:font>
  <w:font w:name="Symbol">
    <w:panose1 w:val="05010000000000000000"/>
  </w:font>
  <w:font w:name="Berlin Sans FB">
    <w:panose1 w:val="020B0502040504020204"/>
  </w:font>
  <w:font w:name="Californian FB">
    <w:panose1 w:val="02060603050605020204"/>
  </w:font>
  <w:font w:name="Tahoma">
    <w:panose1 w:val="020B0502040504020204"/>
  </w:font>
  <w:font w:name="Arial Narrow">
    <w:panose1 w:val="020B0606020202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06831481"/>
      <w:docPartObj>
        <w:docPartGallery w:val="Page Numbers (Bottom of Page)"/>
        <w:docPartUnique w:val="true"/>
      </w:docPartObj>
      <w:rPr/>
    </w:sdtPr>
    <w:sdtContent>
      <w:sdt>
        <w:sdtPr>
          <w15:appearance w15:val="boundingBox"/>
          <w:id w:val="-1208482841"/>
          <w:docPartObj>
            <w:docPartGallery w:val="Page Numbers (Bottom of Page)"/>
            <w:docPartUnique w:val="true"/>
          </w:docPartObj>
          <w:rPr>
            <w:rFonts w:ascii="Calibri" w:hAnsi="Calibri" w:eastAsia="Calibri" w:cs="Arial"/>
          </w:rPr>
        </w:sdtPr>
        <w:sdtContent>
          <w:sdt>
            <w:sdtPr>
              <w15:appearance w15:val="boundingBox"/>
              <w:id w:val="246924041"/>
              <w:docPartObj>
                <w:docPartGallery w:val="Page Numbers (Top of Page)"/>
                <w:docPartUnique w:val="true"/>
              </w:docPartObj>
              <w:rPr>
                <w:rFonts w:ascii="Calibri" w:hAnsi="Calibri" w:eastAsia="Calibri" w:cs="Arial"/>
              </w:rPr>
            </w:sdtPr>
            <w:sdtContent>
              <w:p>
                <w:pPr>
                  <w:pStyle w:val="1046"/>
                  <w:pBdr/>
                  <w:spacing/>
                  <w:ind/>
                  <w:jc w:val="right"/>
                  <w:rPr>
                    <w:rFonts w:ascii="Arial Narrow" w:hAnsi="Arial Narrow" w:eastAsia="Calibri" w:cs="Arial"/>
                    <w:b/>
                    <w:bCs/>
                  </w:rPr>
                </w:pPr>
                <w:r>
                  <w:rPr>
                    <w:rFonts w:ascii="Arial Narrow" w:hAnsi="Arial Narrow" w:eastAsia="Calibri" w:cs="Arial"/>
                  </w:rPr>
                  <w:t xml:space="preserve">Page </w:t>
                </w:r>
                <w:r>
                  <w:rPr>
                    <w:rFonts w:ascii="Arial Narrow" w:hAnsi="Arial Narrow" w:eastAsia="Calibri" w:cs="Arial"/>
                    <w:b/>
                    <w:bCs/>
                  </w:rPr>
                  <w:fldChar w:fldCharType="begin"/>
                </w:r>
                <w:r>
                  <w:rPr>
                    <w:rFonts w:ascii="Arial Narrow" w:hAnsi="Arial Narrow" w:eastAsia="Calibri" w:cs="Arial"/>
                    <w:b/>
                    <w:bCs/>
                  </w:rPr>
                  <w:instrText xml:space="preserve">PAGE</w:instrText>
                </w:r>
                <w:r>
                  <w:rPr>
                    <w:rFonts w:ascii="Arial Narrow" w:hAnsi="Arial Narrow" w:eastAsia="Calibri" w:cs="Arial"/>
                    <w:b/>
                    <w:bCs/>
                  </w:rPr>
                  <w:fldChar w:fldCharType="separate"/>
                </w:r>
                <w:r>
                  <w:rPr>
                    <w:rFonts w:ascii="Arial Narrow" w:hAnsi="Arial Narrow" w:eastAsia="Calibri" w:cs="Arial"/>
                    <w:b/>
                    <w:bCs/>
                  </w:rPr>
                  <w:t xml:space="preserve">1</w:t>
                </w:r>
                <w:r>
                  <w:rPr>
                    <w:rFonts w:ascii="Arial Narrow" w:hAnsi="Arial Narrow" w:eastAsia="Calibri" w:cs="Arial"/>
                    <w:b/>
                    <w:bCs/>
                  </w:rPr>
                  <w:fldChar w:fldCharType="end"/>
                </w:r>
                <w:r>
                  <w:rPr>
                    <w:rFonts w:ascii="Arial Narrow" w:hAnsi="Arial Narrow" w:eastAsia="Calibri" w:cs="Arial"/>
                  </w:rPr>
                  <w:t xml:space="preserve"> sur </w:t>
                </w:r>
                <w:r>
                  <w:rPr>
                    <w:rFonts w:ascii="Arial Narrow" w:hAnsi="Arial Narrow" w:eastAsia="Calibri" w:cs="Arial"/>
                    <w:b/>
                    <w:bCs/>
                  </w:rPr>
                  <w:fldChar w:fldCharType="begin"/>
                </w:r>
                <w:r>
                  <w:rPr>
                    <w:rFonts w:ascii="Arial Narrow" w:hAnsi="Arial Narrow" w:eastAsia="Calibri" w:cs="Arial"/>
                    <w:b/>
                    <w:bCs/>
                  </w:rPr>
                  <w:instrText xml:space="preserve">NUMPAGES</w:instrText>
                </w:r>
                <w:r>
                  <w:rPr>
                    <w:rFonts w:ascii="Arial Narrow" w:hAnsi="Arial Narrow" w:eastAsia="Calibri" w:cs="Arial"/>
                    <w:b/>
                    <w:bCs/>
                  </w:rPr>
                  <w:fldChar w:fldCharType="separate"/>
                </w:r>
                <w:r>
                  <w:rPr>
                    <w:rFonts w:ascii="Arial Narrow" w:hAnsi="Arial Narrow" w:eastAsia="Calibri" w:cs="Arial"/>
                    <w:b/>
                    <w:bCs/>
                  </w:rPr>
                  <w:t xml:space="preserve">7</w:t>
                </w:r>
                <w:r>
                  <w:rPr>
                    <w:rFonts w:ascii="Arial Narrow" w:hAnsi="Arial Narrow" w:eastAsia="Calibri" w:cs="Arial"/>
                    <w:b/>
                    <w:bCs/>
                  </w:rPr>
                  <w:fldChar w:fldCharType="end"/>
                </w:r>
                <w:r>
                  <w:rPr>
                    <w:rFonts w:ascii="Arial Narrow" w:hAnsi="Arial Narrow" w:eastAsia="Calibri" w:cs="Arial"/>
                    <w:b/>
                    <w:bCs/>
                  </w:rPr>
                </w:r>
              </w:p>
            </w:sdtContent>
          </w:sdt>
        </w:sdtContent>
      </w:sdt>
    </w:sdtContent>
  </w:sdt>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-263525</wp:posOffset>
              </wp:positionH>
              <wp:positionV relativeFrom="paragraph">
                <wp:posOffset>136007</wp:posOffset>
              </wp:positionV>
              <wp:extent cx="6343015" cy="442595"/>
              <wp:effectExtent l="0" t="0" r="0" b="0"/>
              <wp:wrapNone/>
              <wp:docPr id="1" name="Zone de texte 4"/>
              <wp:cNvGraphicFramePr/>
              <a:graphic xmlns:a="http://schemas.openxmlformats.org/drawingml/2006/main">
                <a:graphicData uri="http://schemas.microsoft.com/office/word/2010/wordprocessingShape">
                  <wps:wsp>
                    <wps:cNvPr id="0" name=""/>
                    <wps:cNvSpPr txBox="1"/>
                    <wps:spPr bwMode="auto">
                      <a:xfrm>
                        <a:off x="0" y="0"/>
                        <a:ext cx="6343014" cy="44259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1046"/>
                            <w:pBdr/>
                            <w:tabs>
                              <w:tab w:val="right" w:leader="none" w:pos="9066"/>
                              <w:tab w:val="clear" w:leader="none" w:pos="9072"/>
                            </w:tabs>
                            <w:spacing/>
                            <w:ind/>
                            <w:jc w:val="center"/>
                            <w:rPr>
                              <w:rFonts w:ascii="Gotham Light" w:hAnsi="Gotham Light" w:cs="Arial"/>
                              <w:color w:val="ed7d31" w:themeColor="accent2"/>
                              <w:sz w:val="16"/>
                              <w:szCs w:val="16"/>
                              <w:lang w:val="en-US"/>
                            </w:rPr>
                          </w:pPr>
                          <w:r/>
                          <w:hyperlink r:id="rId1" w:tooltip="http://www.sodexam.com" w:history="1">
                            <w:r>
                              <w:rPr>
                                <w:rStyle w:val="1049"/>
                                <w:rFonts w:ascii="Gotham Light" w:hAnsi="Gotham Light" w:cs="Arial"/>
                                <w:sz w:val="16"/>
                                <w:szCs w:val="16"/>
                                <w:lang w:val="en-US"/>
                              </w:rPr>
                              <w:t xml:space="preserve">www.sodexam.com</w:t>
                            </w:r>
                          </w:hyperlink>
                          <w:r/>
                          <w:r>
                            <w:rPr>
                              <w:rFonts w:ascii="Gotham Light" w:hAnsi="Gotham Light" w:cs="Arial"/>
                              <w:color w:val="ed7d31" w:themeColor="accent2"/>
                              <w:sz w:val="16"/>
                              <w:szCs w:val="16"/>
                              <w:lang w:val="en-US"/>
                            </w:rPr>
                          </w:r>
                        </w:p>
                        <w:p>
                          <w:pPr>
                            <w:pStyle w:val="1046"/>
                            <w:pBdr/>
                            <w:tabs>
                              <w:tab w:val="right" w:leader="none" w:pos="9066"/>
                              <w:tab w:val="clear" w:leader="none" w:pos="9072"/>
                            </w:tabs>
                            <w:spacing/>
                            <w:ind/>
                            <w:jc w:val="center"/>
                            <w:rPr>
                              <w:rFonts w:ascii="Gotham Light" w:hAnsi="Gotham Light" w:cs="Arial"/>
                              <w:color w:val="ed7d31" w:themeColor="accent2"/>
                              <w:sz w:val="16"/>
                              <w:szCs w:val="16"/>
                              <w:lang w:val="en-US"/>
                            </w:rPr>
                          </w:pPr>
                          <w:r>
                            <w:rPr>
                              <w:rFonts w:ascii="Gotham Light" w:hAnsi="Gotham Light" w:cs="Arial"/>
                              <w:color w:val="ed7d31" w:themeColor="accent2"/>
                              <w:sz w:val="16"/>
                              <w:szCs w:val="16"/>
                              <w:lang w:val="en-US"/>
                            </w:rPr>
                            <w:t xml:space="preserve">15 B.P. 990 ABIDJAN 15 – TELEPHONE: 21.58.62.94/ 21.58.62.96 – FAX: 21.27.73.44 </w:t>
                          </w:r>
                          <w:r>
                            <w:rPr>
                              <w:rFonts w:ascii="Gotham Light" w:hAnsi="Gotham Light" w:cs="Arial"/>
                              <w:color w:val="ed7d31" w:themeColor="accent2"/>
                              <w:sz w:val="16"/>
                              <w:szCs w:val="16"/>
                              <w:lang w:val="en-US"/>
                            </w:rPr>
                          </w:r>
                        </w:p>
                        <w:p>
                          <w:pPr>
                            <w:pStyle w:val="1046"/>
                            <w:pBdr/>
                            <w:tabs>
                              <w:tab w:val="right" w:leader="none" w:pos="9066"/>
                              <w:tab w:val="clear" w:leader="none" w:pos="9072"/>
                            </w:tabs>
                            <w:spacing/>
                            <w:ind/>
                            <w:jc w:val="center"/>
                            <w:rPr>
                              <w:rFonts w:ascii="Gotham Light" w:hAnsi="Gotham Light" w:cs="Arial"/>
                              <w:color w:val="ed7d31" w:themeColor="accent2"/>
                              <w:sz w:val="16"/>
                              <w:szCs w:val="16"/>
                              <w:lang w:val="pt-PT"/>
                            </w:rPr>
                          </w:pPr>
                          <w:r>
                            <w:rPr>
                              <w:rFonts w:ascii="Gotham Light" w:hAnsi="Gotham Light" w:cs="Arial"/>
                              <w:color w:val="ed7d31" w:themeColor="accent2"/>
                              <w:sz w:val="16"/>
                              <w:szCs w:val="16"/>
                              <w:lang w:val="pt-PT"/>
                            </w:rPr>
                            <w:t xml:space="preserve">CC N° 9820568 N – RC N° 232230 ABJ – CAPITAL 1.000.000.000 F CFA – infos@sodexam.ci</w:t>
                          </w:r>
                          <w:r>
                            <w:rPr>
                              <w:rFonts w:ascii="Gotham Light" w:hAnsi="Gotham Light" w:cs="Arial"/>
                              <w:color w:val="ed7d31" w:themeColor="accent2"/>
                              <w:sz w:val="16"/>
                              <w:szCs w:val="16"/>
                              <w:lang w:val="pt-PT"/>
                            </w:rPr>
                          </w:r>
                        </w:p>
                        <w:p>
                          <w:pPr>
                            <w:pBdr/>
                            <w:tabs>
                              <w:tab w:val="right" w:leader="none" w:pos="9066"/>
                            </w:tabs>
                            <w:spacing/>
                            <w:ind/>
                            <w:rPr>
                              <w:rFonts w:ascii="Gotham Light" w:hAnsi="Gotham Light"/>
                              <w:color w:val="ed7d31" w:themeColor="accent2"/>
                              <w:sz w:val="16"/>
                              <w:szCs w:val="16"/>
                              <w:lang w:val="pt-PT"/>
                            </w:rPr>
                          </w:pPr>
                          <w:r>
                            <w:rPr>
                              <w:rFonts w:ascii="Gotham Light" w:hAnsi="Gotham Light"/>
                              <w:color w:val="ed7d31" w:themeColor="accent2"/>
                              <w:sz w:val="16"/>
                              <w:szCs w:val="16"/>
                              <w:lang w:val="pt-PT"/>
                            </w:rPr>
                          </w:r>
                          <w:r>
                            <w:rPr>
                              <w:rFonts w:ascii="Gotham Light" w:hAnsi="Gotham Light"/>
                              <w:color w:val="ed7d31" w:themeColor="accent2"/>
                              <w:sz w:val="16"/>
                              <w:szCs w:val="16"/>
                              <w:lang w:val="pt-PT"/>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0" o:spid="_x0000_s0" o:spt="202" type="#_x0000_t202" style="position:absolute;z-index:251659264;o:allowoverlap:true;o:allowincell:true;mso-position-horizontal-relative:margin;margin-left:-20.75pt;mso-position-horizontal:absolute;mso-position-vertical-relative:text;margin-top:10.71pt;mso-position-vertical:absolute;width:499.45pt;height:34.85pt;mso-wrap-distance-left:9.00pt;mso-wrap-distance-top:0.00pt;mso-wrap-distance-right:9.00pt;mso-wrap-distance-bottom:0.00pt;v-text-anchor:top;visibility:visible;" fillcolor="#FFFFFF" stroked="f" strokeweight="0.50pt">
              <v:textbox inset="0,0,0,0">
                <w:txbxContent>
                  <w:p>
                    <w:pPr>
                      <w:pStyle w:val="1046"/>
                      <w:pBdr/>
                      <w:tabs>
                        <w:tab w:val="right" w:leader="none" w:pos="9066"/>
                        <w:tab w:val="clear" w:leader="none" w:pos="9072"/>
                      </w:tabs>
                      <w:spacing/>
                      <w:ind/>
                      <w:jc w:val="center"/>
                      <w:rPr>
                        <w:rFonts w:ascii="Gotham Light" w:hAnsi="Gotham Light" w:cs="Arial"/>
                        <w:color w:val="ed7d31" w:themeColor="accent2"/>
                        <w:sz w:val="16"/>
                        <w:szCs w:val="16"/>
                        <w:lang w:val="en-US"/>
                      </w:rPr>
                    </w:pPr>
                    <w:r/>
                    <w:hyperlink r:id="rId1" w:tooltip="http://www.sodexam.com" w:history="1">
                      <w:r>
                        <w:rPr>
                          <w:rStyle w:val="1049"/>
                          <w:rFonts w:ascii="Gotham Light" w:hAnsi="Gotham Light" w:cs="Arial"/>
                          <w:sz w:val="16"/>
                          <w:szCs w:val="16"/>
                          <w:lang w:val="en-US"/>
                        </w:rPr>
                        <w:t xml:space="preserve">www.sodexam.com</w:t>
                      </w:r>
                    </w:hyperlink>
                    <w:r/>
                    <w:r>
                      <w:rPr>
                        <w:rFonts w:ascii="Gotham Light" w:hAnsi="Gotham Light" w:cs="Arial"/>
                        <w:color w:val="ed7d31" w:themeColor="accent2"/>
                        <w:sz w:val="16"/>
                        <w:szCs w:val="16"/>
                        <w:lang w:val="en-US"/>
                      </w:rPr>
                    </w:r>
                  </w:p>
                  <w:p>
                    <w:pPr>
                      <w:pStyle w:val="1046"/>
                      <w:pBdr/>
                      <w:tabs>
                        <w:tab w:val="right" w:leader="none" w:pos="9066"/>
                        <w:tab w:val="clear" w:leader="none" w:pos="9072"/>
                      </w:tabs>
                      <w:spacing/>
                      <w:ind/>
                      <w:jc w:val="center"/>
                      <w:rPr>
                        <w:rFonts w:ascii="Gotham Light" w:hAnsi="Gotham Light" w:cs="Arial"/>
                        <w:color w:val="ed7d31" w:themeColor="accent2"/>
                        <w:sz w:val="16"/>
                        <w:szCs w:val="16"/>
                        <w:lang w:val="en-US"/>
                      </w:rPr>
                    </w:pPr>
                    <w:r>
                      <w:rPr>
                        <w:rFonts w:ascii="Gotham Light" w:hAnsi="Gotham Light" w:cs="Arial"/>
                        <w:color w:val="ed7d31" w:themeColor="accent2"/>
                        <w:sz w:val="16"/>
                        <w:szCs w:val="16"/>
                        <w:lang w:val="en-US"/>
                      </w:rPr>
                      <w:t xml:space="preserve">15 B.P. 990 ABIDJAN 15 – TELEPHONE: 21.58.62.94/ 21.58.62.96 – FAX: 21.27.73.44 </w:t>
                    </w:r>
                    <w:r>
                      <w:rPr>
                        <w:rFonts w:ascii="Gotham Light" w:hAnsi="Gotham Light" w:cs="Arial"/>
                        <w:color w:val="ed7d31" w:themeColor="accent2"/>
                        <w:sz w:val="16"/>
                        <w:szCs w:val="16"/>
                        <w:lang w:val="en-US"/>
                      </w:rPr>
                    </w:r>
                  </w:p>
                  <w:p>
                    <w:pPr>
                      <w:pStyle w:val="1046"/>
                      <w:pBdr/>
                      <w:tabs>
                        <w:tab w:val="right" w:leader="none" w:pos="9066"/>
                        <w:tab w:val="clear" w:leader="none" w:pos="9072"/>
                      </w:tabs>
                      <w:spacing/>
                      <w:ind/>
                      <w:jc w:val="center"/>
                      <w:rPr>
                        <w:rFonts w:ascii="Gotham Light" w:hAnsi="Gotham Light" w:cs="Arial"/>
                        <w:color w:val="ed7d31" w:themeColor="accent2"/>
                        <w:sz w:val="16"/>
                        <w:szCs w:val="16"/>
                        <w:lang w:val="pt-PT"/>
                      </w:rPr>
                    </w:pPr>
                    <w:r>
                      <w:rPr>
                        <w:rFonts w:ascii="Gotham Light" w:hAnsi="Gotham Light" w:cs="Arial"/>
                        <w:color w:val="ed7d31" w:themeColor="accent2"/>
                        <w:sz w:val="16"/>
                        <w:szCs w:val="16"/>
                        <w:lang w:val="pt-PT"/>
                      </w:rPr>
                      <w:t xml:space="preserve">CC N° 9820568 N – RC N° 232230 ABJ – CAPITAL 1.000.000.000 F CFA – infos@sodexam.ci</w:t>
                    </w:r>
                    <w:r>
                      <w:rPr>
                        <w:rFonts w:ascii="Gotham Light" w:hAnsi="Gotham Light" w:cs="Arial"/>
                        <w:color w:val="ed7d31" w:themeColor="accent2"/>
                        <w:sz w:val="16"/>
                        <w:szCs w:val="16"/>
                        <w:lang w:val="pt-PT"/>
                      </w:rPr>
                    </w:r>
                  </w:p>
                  <w:p>
                    <w:pPr>
                      <w:pBdr/>
                      <w:tabs>
                        <w:tab w:val="right" w:leader="none" w:pos="9066"/>
                      </w:tabs>
                      <w:spacing/>
                      <w:ind/>
                      <w:rPr>
                        <w:rFonts w:ascii="Gotham Light" w:hAnsi="Gotham Light"/>
                        <w:color w:val="ed7d31" w:themeColor="accent2"/>
                        <w:sz w:val="16"/>
                        <w:szCs w:val="16"/>
                        <w:lang w:val="pt-PT"/>
                      </w:rPr>
                    </w:pPr>
                    <w:r>
                      <w:rPr>
                        <w:rFonts w:ascii="Gotham Light" w:hAnsi="Gotham Light"/>
                        <w:color w:val="ed7d31" w:themeColor="accent2"/>
                        <w:sz w:val="16"/>
                        <w:szCs w:val="16"/>
                        <w:lang w:val="pt-PT"/>
                      </w:rPr>
                    </w:r>
                    <w:r>
                      <w:rPr>
                        <w:rFonts w:ascii="Gotham Light" w:hAnsi="Gotham Light"/>
                        <w:color w:val="ed7d31" w:themeColor="accent2"/>
                        <w:sz w:val="16"/>
                        <w:szCs w:val="16"/>
                        <w:lang w:val="pt-PT"/>
                      </w:rPr>
                    </w:r>
                  </w:p>
                </w:txbxContent>
              </v:textbox>
            </v:shape>
          </w:pict>
        </mc:Fallback>
      </mc:AlternateContent>
    </w: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180340</wp:posOffset>
              </wp:positionH>
              <wp:positionV relativeFrom="paragraph">
                <wp:posOffset>279517</wp:posOffset>
              </wp:positionV>
              <wp:extent cx="5325110" cy="99695"/>
              <wp:effectExtent l="0" t="0" r="0" b="0"/>
              <wp:wrapNone/>
              <wp:docPr id="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01070" name=""/>
                      <pic:cNvPicPr>
                        <a:picLocks noChangeAspect="1"/>
                      </pic:cNvPicPr>
                      <pic:nvPr/>
                    </pic:nvPicPr>
                    <pic:blipFill>
                      <a:blip r:embed="rId2">
                        <a:extLst>
                          <a:ext uri="{96DAC541-7B7A-43D3-8B79-37D633B846F1}">
                            <asvg:svgBlip xmlns:asvg="http://schemas.microsoft.com/office/drawing/2016/SVG/main" r:embed="rId3"/>
                          </a:ext>
                        </a:extLst>
                      </a:blip>
                      <a:stretch/>
                    </pic:blipFill>
                    <pic:spPr bwMode="auto">
                      <a:xfrm flipV="1">
                        <a:off x="0" y="0"/>
                        <a:ext cx="5325109" cy="9969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text;margin-left:14.20pt;mso-position-horizontal:absolute;mso-position-vertical-relative:text;margin-top:22.01pt;mso-position-vertical:absolute;width:419.30pt;height:7.85pt;mso-wrap-distance-left:9.00pt;mso-wrap-distance-top:0.00pt;mso-wrap-distance-right:9.00pt;mso-wrap-distance-bottom:0.00pt;flip:y;z-index:1;" stroked="false">
              <v:imagedata r:id="rId2" o:title=""/>
              <o:lock v:ext="edit" rotation="t"/>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20"/>
      </w:pPr>
      <w:rPr>
        <w:rFonts w:hint="default" w:ascii="Arial Narrow" w:hAnsi="Arial Narrow"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Arial Narrow" w:hAnsi="Arial Narrow"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8">
    <w:lvl w:ilvl="0">
      <w:isLgl w:val="false"/>
      <w:lvlJc w:val="left"/>
      <w:lvlText w:val="o"/>
      <w:numFmt w:val="bullet"/>
      <w:pPr>
        <w:pBdr/>
        <w:spacing/>
        <w:ind w:hanging="360" w:left="993"/>
      </w:pPr>
      <w:rPr>
        <w:rFonts w:hint="default" w:ascii="Courier New" w:hAnsi="Courier New" w:cs="Courier New"/>
      </w:rPr>
      <w:start w:val="1"/>
      <w:suff w:val="tab"/>
    </w:lvl>
    <w:lvl w:ilvl="1">
      <w:isLgl w:val="false"/>
      <w:lvlJc w:val="left"/>
      <w:lvlText w:val="o"/>
      <w:numFmt w:val="bullet"/>
      <w:pPr>
        <w:pBdr/>
        <w:spacing/>
        <w:ind w:hanging="360" w:left="1713"/>
      </w:pPr>
      <w:rPr>
        <w:rFonts w:hint="default" w:ascii="Courier New" w:hAnsi="Courier New" w:cs="Courier New"/>
      </w:rPr>
      <w:start w:val="1"/>
      <w:suff w:val="tab"/>
    </w:lvl>
    <w:lvl w:ilvl="2">
      <w:isLgl w:val="false"/>
      <w:lvlJc w:val="left"/>
      <w:lvlText w:val=""/>
      <w:numFmt w:val="bullet"/>
      <w:pPr>
        <w:pBdr/>
        <w:spacing/>
        <w:ind w:hanging="360" w:left="2433"/>
      </w:pPr>
      <w:rPr>
        <w:rFonts w:hint="default" w:ascii="Wingdings" w:hAnsi="Wingdings"/>
      </w:rPr>
      <w:start w:val="1"/>
      <w:suff w:val="tab"/>
    </w:lvl>
    <w:lvl w:ilvl="3">
      <w:isLgl w:val="false"/>
      <w:lvlJc w:val="left"/>
      <w:lvlText w:val=""/>
      <w:numFmt w:val="bullet"/>
      <w:pPr>
        <w:pBdr/>
        <w:spacing/>
        <w:ind w:hanging="360" w:left="3153"/>
      </w:pPr>
      <w:rPr>
        <w:rFonts w:hint="default" w:ascii="Symbol" w:hAnsi="Symbol"/>
      </w:rPr>
      <w:start w:val="1"/>
      <w:suff w:val="tab"/>
    </w:lvl>
    <w:lvl w:ilvl="4">
      <w:isLgl w:val="false"/>
      <w:lvlJc w:val="left"/>
      <w:lvlText w:val="o"/>
      <w:numFmt w:val="bullet"/>
      <w:pPr>
        <w:pBdr/>
        <w:spacing/>
        <w:ind w:hanging="360" w:left="3873"/>
      </w:pPr>
      <w:rPr>
        <w:rFonts w:hint="default" w:ascii="Courier New" w:hAnsi="Courier New" w:cs="Courier New"/>
      </w:rPr>
      <w:start w:val="1"/>
      <w:suff w:val="tab"/>
    </w:lvl>
    <w:lvl w:ilvl="5">
      <w:isLgl w:val="false"/>
      <w:lvlJc w:val="left"/>
      <w:lvlText w:val=""/>
      <w:numFmt w:val="bullet"/>
      <w:pPr>
        <w:pBdr/>
        <w:spacing/>
        <w:ind w:hanging="360" w:left="4593"/>
      </w:pPr>
      <w:rPr>
        <w:rFonts w:hint="default" w:ascii="Wingdings" w:hAnsi="Wingdings"/>
      </w:rPr>
      <w:start w:val="1"/>
      <w:suff w:val="tab"/>
    </w:lvl>
    <w:lvl w:ilvl="6">
      <w:isLgl w:val="false"/>
      <w:lvlJc w:val="left"/>
      <w:lvlText w:val=""/>
      <w:numFmt w:val="bullet"/>
      <w:pPr>
        <w:pBdr/>
        <w:spacing/>
        <w:ind w:hanging="360" w:left="5313"/>
      </w:pPr>
      <w:rPr>
        <w:rFonts w:hint="default" w:ascii="Symbol" w:hAnsi="Symbol"/>
      </w:rPr>
      <w:start w:val="1"/>
      <w:suff w:val="tab"/>
    </w:lvl>
    <w:lvl w:ilvl="7">
      <w:isLgl w:val="false"/>
      <w:lvlJc w:val="left"/>
      <w:lvlText w:val="o"/>
      <w:numFmt w:val="bullet"/>
      <w:pPr>
        <w:pBdr/>
        <w:spacing/>
        <w:ind w:hanging="360" w:left="6033"/>
      </w:pPr>
      <w:rPr>
        <w:rFonts w:hint="default" w:ascii="Courier New" w:hAnsi="Courier New" w:cs="Courier New"/>
      </w:rPr>
      <w:start w:val="1"/>
      <w:suff w:val="tab"/>
    </w:lvl>
    <w:lvl w:ilvl="8">
      <w:isLgl w:val="false"/>
      <w:lvlJc w:val="left"/>
      <w:lvlText w:val=""/>
      <w:numFmt w:val="bullet"/>
      <w:pPr>
        <w:pBdr/>
        <w:spacing/>
        <w:ind w:hanging="360" w:left="6753"/>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3">
    <w:lvl w:ilvl="0">
      <w:isLgl w:val="false"/>
      <w:lvlJc w:val="left"/>
      <w:lvlText w:val=""/>
      <w:numFmt w:val="bullet"/>
      <w:pPr>
        <w:pBdr/>
        <w:spacing/>
        <w:ind w:hanging="360" w:left="993"/>
      </w:pPr>
      <w:rPr>
        <w:rFonts w:hint="default" w:ascii="Wingdings" w:hAnsi="Wingdings"/>
      </w:rPr>
      <w:start w:val="1"/>
      <w:suff w:val="tab"/>
    </w:lvl>
    <w:lvl w:ilvl="1">
      <w:isLgl w:val="false"/>
      <w:lvlJc w:val="left"/>
      <w:lvlText w:val="o"/>
      <w:numFmt w:val="bullet"/>
      <w:pPr>
        <w:pBdr/>
        <w:spacing/>
        <w:ind w:hanging="360" w:left="1713"/>
      </w:pPr>
      <w:rPr>
        <w:rFonts w:hint="default" w:ascii="Courier New" w:hAnsi="Courier New" w:cs="Courier New"/>
      </w:rPr>
      <w:start w:val="1"/>
      <w:suff w:val="tab"/>
    </w:lvl>
    <w:lvl w:ilvl="2">
      <w:isLgl w:val="false"/>
      <w:lvlJc w:val="left"/>
      <w:lvlText w:val=""/>
      <w:numFmt w:val="bullet"/>
      <w:pPr>
        <w:pBdr/>
        <w:spacing/>
        <w:ind w:hanging="360" w:left="2433"/>
      </w:pPr>
      <w:rPr>
        <w:rFonts w:hint="default" w:ascii="Wingdings" w:hAnsi="Wingdings"/>
      </w:rPr>
      <w:start w:val="1"/>
      <w:suff w:val="tab"/>
    </w:lvl>
    <w:lvl w:ilvl="3">
      <w:isLgl w:val="false"/>
      <w:lvlJc w:val="left"/>
      <w:lvlText w:val=""/>
      <w:numFmt w:val="bullet"/>
      <w:pPr>
        <w:pBdr/>
        <w:spacing/>
        <w:ind w:hanging="360" w:left="3153"/>
      </w:pPr>
      <w:rPr>
        <w:rFonts w:hint="default" w:ascii="Symbol" w:hAnsi="Symbol"/>
      </w:rPr>
      <w:start w:val="1"/>
      <w:suff w:val="tab"/>
    </w:lvl>
    <w:lvl w:ilvl="4">
      <w:isLgl w:val="false"/>
      <w:lvlJc w:val="left"/>
      <w:lvlText w:val="o"/>
      <w:numFmt w:val="bullet"/>
      <w:pPr>
        <w:pBdr/>
        <w:spacing/>
        <w:ind w:hanging="360" w:left="3873"/>
      </w:pPr>
      <w:rPr>
        <w:rFonts w:hint="default" w:ascii="Courier New" w:hAnsi="Courier New" w:cs="Courier New"/>
      </w:rPr>
      <w:start w:val="1"/>
      <w:suff w:val="tab"/>
    </w:lvl>
    <w:lvl w:ilvl="5">
      <w:isLgl w:val="false"/>
      <w:lvlJc w:val="left"/>
      <w:lvlText w:val=""/>
      <w:numFmt w:val="bullet"/>
      <w:pPr>
        <w:pBdr/>
        <w:spacing/>
        <w:ind w:hanging="360" w:left="4593"/>
      </w:pPr>
      <w:rPr>
        <w:rFonts w:hint="default" w:ascii="Wingdings" w:hAnsi="Wingdings"/>
      </w:rPr>
      <w:start w:val="1"/>
      <w:suff w:val="tab"/>
    </w:lvl>
    <w:lvl w:ilvl="6">
      <w:isLgl w:val="false"/>
      <w:lvlJc w:val="left"/>
      <w:lvlText w:val=""/>
      <w:numFmt w:val="bullet"/>
      <w:pPr>
        <w:pBdr/>
        <w:spacing/>
        <w:ind w:hanging="360" w:left="5313"/>
      </w:pPr>
      <w:rPr>
        <w:rFonts w:hint="default" w:ascii="Symbol" w:hAnsi="Symbol"/>
      </w:rPr>
      <w:start w:val="1"/>
      <w:suff w:val="tab"/>
    </w:lvl>
    <w:lvl w:ilvl="7">
      <w:isLgl w:val="false"/>
      <w:lvlJc w:val="left"/>
      <w:lvlText w:val="o"/>
      <w:numFmt w:val="bullet"/>
      <w:pPr>
        <w:pBdr/>
        <w:spacing/>
        <w:ind w:hanging="360" w:left="6033"/>
      </w:pPr>
      <w:rPr>
        <w:rFonts w:hint="default" w:ascii="Courier New" w:hAnsi="Courier New" w:cs="Courier New"/>
      </w:rPr>
      <w:start w:val="1"/>
      <w:suff w:val="tab"/>
    </w:lvl>
    <w:lvl w:ilvl="8">
      <w:isLgl w:val="false"/>
      <w:lvlJc w:val="left"/>
      <w:lvlText w:val=""/>
      <w:numFmt w:val="bullet"/>
      <w:pPr>
        <w:pBdr/>
        <w:spacing/>
        <w:ind w:hanging="360" w:left="6753"/>
      </w:pPr>
      <w:rPr>
        <w:rFonts w:hint="default" w:ascii="Wingdings" w:hAnsi="Wingdings"/>
      </w:rPr>
      <w:start w:val="1"/>
      <w:suff w:val="tab"/>
    </w:lvl>
  </w:abstractNum>
  <w:abstractNum w:abstractNumId="1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7">
    <w:lvl w:ilvl="0">
      <w:isLgl w:val="false"/>
      <w:lvlJc w:val="left"/>
      <w:lvlText w:val=""/>
      <w:numFmt w:val="bullet"/>
      <w:pPr>
        <w:pBdr/>
        <w:tabs>
          <w:tab w:val="num" w:leader="none" w:pos="720"/>
        </w:tabs>
        <w:spacing/>
        <w:ind w:hanging="360" w:left="709"/>
      </w:pPr>
      <w:rPr>
        <w:rFonts w:hint="default" w:ascii="Symbol" w:hAnsi="Symbol"/>
        <w:sz w:val="20"/>
      </w:rPr>
      <w:start w:val="1"/>
      <w:suff w:val="tab"/>
    </w:lvl>
    <w:lvl w:ilvl="1">
      <w:isLgl w:val="false"/>
      <w:lvlJc w:val="left"/>
      <w:lvlText w:val="o"/>
      <w:numFmt w:val="bullet"/>
      <w:pPr>
        <w:pBdr/>
        <w:tabs>
          <w:tab w:val="num" w:leader="none" w:pos="1440"/>
        </w:tabs>
        <w:spacing/>
        <w:ind w:hanging="360" w:left="1429"/>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49"/>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69"/>
      </w:pPr>
      <w:rPr>
        <w:rFonts w:hint="default" w:ascii="Wingdings" w:hAnsi="Wingdings"/>
        <w:sz w:val="20"/>
      </w:rPr>
      <w:start w:val="1"/>
      <w:suff w:val="tab"/>
    </w:lvl>
    <w:lvl w:ilvl="4">
      <w:isLgl w:val="false"/>
      <w:lvlJc w:val="left"/>
      <w:lvlText w:val=""/>
      <w:numFmt w:val="bullet"/>
      <w:pPr>
        <w:pBdr/>
        <w:tabs>
          <w:tab w:val="num" w:leader="none" w:pos="3600"/>
        </w:tabs>
        <w:spacing/>
        <w:ind w:hanging="360" w:left="3589"/>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09"/>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29"/>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49"/>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69"/>
      </w:pPr>
      <w:rPr>
        <w:rFonts w:hint="default" w:ascii="Wingdings" w:hAnsi="Wingdings"/>
        <w:sz w:val="20"/>
      </w:rPr>
      <w:start w:val="1"/>
      <w:suff w:val="tab"/>
    </w:lvl>
  </w:abstractNum>
  <w:abstractNum w:abstractNumId="1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9">
    <w:lvl w:ilvl="0">
      <w:isLgl w:val="false"/>
      <w:lvlJc w:val="left"/>
      <w:lvlText w:val="%1."/>
      <w:numFmt w:val="upperRoman"/>
      <w:pPr>
        <w:pBdr/>
        <w:spacing/>
        <w:ind w:hanging="720" w:left="993"/>
      </w:pPr>
      <w:rPr>
        <w:rFonts w:hint="default"/>
      </w:rPr>
      <w:start w:val="1"/>
      <w:suff w:val="tab"/>
    </w:lvl>
    <w:lvl w:ilvl="1">
      <w:isLgl w:val="true"/>
      <w:lvlJc w:val="left"/>
      <w:lvlText w:val="%1.%2."/>
      <w:numFmt w:val="decimal"/>
      <w:pPr>
        <w:pBdr/>
        <w:spacing/>
        <w:ind w:hanging="360" w:left="633"/>
      </w:pPr>
      <w:rPr>
        <w:rFonts w:hint="default"/>
      </w:rPr>
      <w:start w:val="1"/>
      <w:suff w:val="tab"/>
    </w:lvl>
    <w:lvl w:ilvl="2">
      <w:isLgl w:val="true"/>
      <w:lvlJc w:val="left"/>
      <w:lvlText w:val="%1.%2.%3."/>
      <w:numFmt w:val="decimal"/>
      <w:pPr>
        <w:pBdr/>
        <w:spacing/>
        <w:ind w:hanging="720" w:left="993"/>
      </w:pPr>
      <w:rPr>
        <w:rFonts w:hint="default"/>
      </w:rPr>
      <w:start w:val="1"/>
      <w:suff w:val="tab"/>
    </w:lvl>
    <w:lvl w:ilvl="3">
      <w:isLgl w:val="true"/>
      <w:lvlJc w:val="left"/>
      <w:lvlText w:val="%1.%2.%3.%4."/>
      <w:numFmt w:val="decimal"/>
      <w:pPr>
        <w:pBdr/>
        <w:spacing/>
        <w:ind w:hanging="720" w:left="993"/>
      </w:pPr>
      <w:rPr>
        <w:rFonts w:hint="default"/>
      </w:rPr>
      <w:start w:val="1"/>
      <w:suff w:val="tab"/>
    </w:lvl>
    <w:lvl w:ilvl="4">
      <w:isLgl w:val="true"/>
      <w:lvlJc w:val="left"/>
      <w:lvlText w:val="%1.%2.%3.%4.%5."/>
      <w:numFmt w:val="decimal"/>
      <w:pPr>
        <w:pBdr/>
        <w:spacing/>
        <w:ind w:hanging="1080" w:left="1353"/>
      </w:pPr>
      <w:rPr>
        <w:rFonts w:hint="default"/>
      </w:rPr>
      <w:start w:val="1"/>
      <w:suff w:val="tab"/>
    </w:lvl>
    <w:lvl w:ilvl="5">
      <w:isLgl w:val="true"/>
      <w:lvlJc w:val="left"/>
      <w:lvlText w:val="%1.%2.%3.%4.%5.%6."/>
      <w:numFmt w:val="decimal"/>
      <w:pPr>
        <w:pBdr/>
        <w:spacing/>
        <w:ind w:hanging="1080" w:left="1353"/>
      </w:pPr>
      <w:rPr>
        <w:rFonts w:hint="default"/>
      </w:rPr>
      <w:start w:val="1"/>
      <w:suff w:val="tab"/>
    </w:lvl>
    <w:lvl w:ilvl="6">
      <w:isLgl w:val="true"/>
      <w:lvlJc w:val="left"/>
      <w:lvlText w:val="%1.%2.%3.%4.%5.%6.%7."/>
      <w:numFmt w:val="decimal"/>
      <w:pPr>
        <w:pBdr/>
        <w:spacing/>
        <w:ind w:hanging="1440" w:left="1713"/>
      </w:pPr>
      <w:rPr>
        <w:rFonts w:hint="default"/>
      </w:rPr>
      <w:start w:val="1"/>
      <w:suff w:val="tab"/>
    </w:lvl>
    <w:lvl w:ilvl="7">
      <w:isLgl w:val="true"/>
      <w:lvlJc w:val="left"/>
      <w:lvlText w:val="%1.%2.%3.%4.%5.%6.%7.%8."/>
      <w:numFmt w:val="decimal"/>
      <w:pPr>
        <w:pBdr/>
        <w:spacing/>
        <w:ind w:hanging="1440" w:left="1713"/>
      </w:pPr>
      <w:rPr>
        <w:rFonts w:hint="default"/>
      </w:rPr>
      <w:start w:val="1"/>
      <w:suff w:val="tab"/>
    </w:lvl>
    <w:lvl w:ilvl="8">
      <w:isLgl w:val="true"/>
      <w:lvlJc w:val="left"/>
      <w:lvlText w:val="%1.%2.%3.%4.%5.%6.%7.%8.%9."/>
      <w:numFmt w:val="decimal"/>
      <w:pPr>
        <w:pBdr/>
        <w:spacing/>
        <w:ind w:hanging="1800" w:left="2073"/>
      </w:pPr>
      <w:rPr>
        <w:rFonts w:hint="default"/>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5">
    <w:lvl w:ilvl="0">
      <w:isLgl w:val="false"/>
      <w:lvlJc w:val="left"/>
      <w:lvlText w:val="-"/>
      <w:numFmt w:val="bullet"/>
      <w:pPr>
        <w:pBdr/>
        <w:spacing/>
        <w:ind w:hanging="360" w:left="720"/>
      </w:pPr>
      <w:rPr>
        <w:rFonts w:hint="default" w:ascii="Arial Narrow" w:hAnsi="Arial Narrow"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7">
    <w:lvl w:ilvl="0">
      <w:isLgl w:val="false"/>
      <w:lvlJc w:val="left"/>
      <w:lvlText w:val="(%1)"/>
      <w:numFmt w:val="decimal"/>
      <w:pPr>
        <w:pBdr/>
        <w:spacing/>
        <w:ind w:hanging="360" w:left="633"/>
      </w:pPr>
      <w:rPr>
        <w:rFonts w:hint="default"/>
      </w:rPr>
      <w:start w:val="1"/>
      <w:suff w:val="tab"/>
    </w:lvl>
    <w:lvl w:ilvl="1">
      <w:isLgl w:val="false"/>
      <w:lvlJc w:val="left"/>
      <w:lvlText w:val="%2."/>
      <w:numFmt w:val="lowerLetter"/>
      <w:pPr>
        <w:pBdr/>
        <w:spacing/>
        <w:ind w:hanging="360" w:left="1353"/>
      </w:pPr>
      <w:rPr/>
      <w:start w:val="1"/>
      <w:suff w:val="tab"/>
    </w:lvl>
    <w:lvl w:ilvl="2">
      <w:isLgl w:val="false"/>
      <w:lvlJc w:val="right"/>
      <w:lvlText w:val="%3."/>
      <w:numFmt w:val="lowerRoman"/>
      <w:pPr>
        <w:pBdr/>
        <w:spacing/>
        <w:ind w:hanging="180" w:left="2073"/>
      </w:pPr>
      <w:rPr/>
      <w:start w:val="1"/>
      <w:suff w:val="tab"/>
    </w:lvl>
    <w:lvl w:ilvl="3">
      <w:isLgl w:val="false"/>
      <w:lvlJc w:val="left"/>
      <w:lvlText w:val="%4."/>
      <w:numFmt w:val="decimal"/>
      <w:pPr>
        <w:pBdr/>
        <w:spacing/>
        <w:ind w:hanging="360" w:left="2793"/>
      </w:pPr>
      <w:rPr/>
      <w:start w:val="1"/>
      <w:suff w:val="tab"/>
    </w:lvl>
    <w:lvl w:ilvl="4">
      <w:isLgl w:val="false"/>
      <w:lvlJc w:val="left"/>
      <w:lvlText w:val="%5."/>
      <w:numFmt w:val="lowerLetter"/>
      <w:pPr>
        <w:pBdr/>
        <w:spacing/>
        <w:ind w:hanging="360" w:left="3513"/>
      </w:pPr>
      <w:rPr/>
      <w:start w:val="1"/>
      <w:suff w:val="tab"/>
    </w:lvl>
    <w:lvl w:ilvl="5">
      <w:isLgl w:val="false"/>
      <w:lvlJc w:val="right"/>
      <w:lvlText w:val="%6."/>
      <w:numFmt w:val="lowerRoman"/>
      <w:pPr>
        <w:pBdr/>
        <w:spacing/>
        <w:ind w:hanging="180" w:left="4233"/>
      </w:pPr>
      <w:rPr/>
      <w:start w:val="1"/>
      <w:suff w:val="tab"/>
    </w:lvl>
    <w:lvl w:ilvl="6">
      <w:isLgl w:val="false"/>
      <w:lvlJc w:val="left"/>
      <w:lvlText w:val="%7."/>
      <w:numFmt w:val="decimal"/>
      <w:pPr>
        <w:pBdr/>
        <w:spacing/>
        <w:ind w:hanging="360" w:left="4953"/>
      </w:pPr>
      <w:rPr/>
      <w:start w:val="1"/>
      <w:suff w:val="tab"/>
    </w:lvl>
    <w:lvl w:ilvl="7">
      <w:isLgl w:val="false"/>
      <w:lvlJc w:val="left"/>
      <w:lvlText w:val="%8."/>
      <w:numFmt w:val="lowerLetter"/>
      <w:pPr>
        <w:pBdr/>
        <w:spacing/>
        <w:ind w:hanging="360" w:left="5673"/>
      </w:pPr>
      <w:rPr/>
      <w:start w:val="1"/>
      <w:suff w:val="tab"/>
    </w:lvl>
    <w:lvl w:ilvl="8">
      <w:isLgl w:val="false"/>
      <w:lvlJc w:val="right"/>
      <w:lvlText w:val="%9."/>
      <w:numFmt w:val="lowerRoman"/>
      <w:pPr>
        <w:pBdr/>
        <w:spacing/>
        <w:ind w:hanging="180" w:left="6393"/>
      </w:pPr>
      <w:rPr/>
      <w:start w:val="1"/>
      <w:suff w:val="tab"/>
    </w:lvl>
  </w:abstractNum>
  <w:abstractNum w:abstractNumId="28">
    <w:lvl w:ilvl="0">
      <w:isLgl w:val="false"/>
      <w:lvlJc w:val="left"/>
      <w:lvlText w:val="o"/>
      <w:numFmt w:val="bullet"/>
      <w:pPr>
        <w:pBdr/>
        <w:spacing/>
        <w:ind w:hanging="360" w:left="1440"/>
      </w:pPr>
      <w:rPr>
        <w:rFonts w:hint="default" w:ascii="Courier New" w:hAnsi="Courier New" w:cs="Courier New"/>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0">
    <w:lvl w:ilvl="0">
      <w:isLgl w:val="false"/>
      <w:lvlJc w:val="left"/>
      <w:lvlText w:val="-"/>
      <w:numFmt w:val="bullet"/>
      <w:pPr>
        <w:pBdr/>
        <w:spacing/>
        <w:ind w:hanging="360" w:left="720"/>
      </w:pPr>
      <w:rPr>
        <w:rFonts w:hint="default" w:ascii="Arial Narrow" w:hAnsi="Arial Narrow" w:eastAsia="Times New Roman" w:cs="Times New Roman"/>
        <w:color w:val="000000"/>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num w:numId="1">
    <w:abstractNumId w:val="19"/>
  </w:num>
  <w:num w:numId="2">
    <w:abstractNumId w:val="30"/>
  </w:num>
  <w:num w:numId="3">
    <w:abstractNumId w:val="27"/>
  </w:num>
  <w:num w:numId="4">
    <w:abstractNumId w:val="8"/>
  </w:num>
  <w:num w:numId="5">
    <w:abstractNumId w:val="13"/>
  </w:num>
  <w:num w:numId="6">
    <w:abstractNumId w:val="25"/>
  </w:num>
  <w:num w:numId="7">
    <w:abstractNumId w:val="2"/>
  </w:num>
  <w:num w:numId="8">
    <w:abstractNumId w:val="6"/>
  </w:num>
  <w:num w:numId="9">
    <w:abstractNumId w:val="5"/>
  </w:num>
  <w:num w:numId="10">
    <w:abstractNumId w:val="18"/>
  </w:num>
  <w:num w:numId="11">
    <w:abstractNumId w:val="0"/>
  </w:num>
  <w:num w:numId="12">
    <w:abstractNumId w:val="17"/>
  </w:num>
  <w:num w:numId="13">
    <w:abstractNumId w:val="9"/>
  </w:num>
  <w:num w:numId="14">
    <w:abstractNumId w:val="14"/>
  </w:num>
  <w:num w:numId="15">
    <w:abstractNumId w:val="21"/>
  </w:num>
  <w:num w:numId="16">
    <w:abstractNumId w:val="28"/>
  </w:num>
  <w:num w:numId="17">
    <w:abstractNumId w:val="31"/>
  </w:num>
  <w:num w:numId="18">
    <w:abstractNumId w:val="4"/>
  </w:num>
  <w:num w:numId="19">
    <w:abstractNumId w:val="26"/>
  </w:num>
  <w:num w:numId="20">
    <w:abstractNumId w:val="7"/>
  </w:num>
  <w:num w:numId="21">
    <w:abstractNumId w:val="16"/>
  </w:num>
  <w:num w:numId="22">
    <w:abstractNumId w:val="1"/>
  </w:num>
  <w:num w:numId="23">
    <w:abstractNumId w:val="11"/>
  </w:num>
  <w:num w:numId="24">
    <w:abstractNumId w:val="24"/>
  </w:num>
  <w:num w:numId="25">
    <w:abstractNumId w:val="3"/>
  </w:num>
  <w:num w:numId="26">
    <w:abstractNumId w:val="32"/>
  </w:num>
  <w:num w:numId="27">
    <w:abstractNumId w:val="15"/>
  </w:num>
  <w:num w:numId="28">
    <w:abstractNumId w:val="12"/>
  </w:num>
  <w:num w:numId="29">
    <w:abstractNumId w:val="20"/>
  </w:num>
  <w:num w:numId="30">
    <w:abstractNumId w:val="10"/>
  </w:num>
  <w:num w:numId="31">
    <w:abstractNumId w:val="29"/>
  </w:num>
  <w:num w:numId="32">
    <w:abstractNumId w:val="23"/>
  </w:num>
  <w:num w:numId="33">
    <w:abstractNumId w:val="2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RIZOUA">
    <w15:presenceInfo w15:providerId="None" w15:userId="KRIZOU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9">
    <w:name w:val="Heading 1 Char"/>
    <w:basedOn w:val="866"/>
    <w:link w:val="857"/>
    <w:uiPriority w:val="9"/>
    <w:pPr>
      <w:pBdr/>
      <w:spacing/>
      <w:ind/>
    </w:pPr>
    <w:rPr>
      <w:rFonts w:ascii="Arial" w:hAnsi="Arial" w:eastAsia="Arial" w:cs="Arial"/>
      <w:color w:val="0f4761" w:themeColor="accent1" w:themeShade="BF"/>
      <w:sz w:val="40"/>
      <w:szCs w:val="40"/>
    </w:rPr>
  </w:style>
  <w:style w:type="character" w:styleId="150">
    <w:name w:val="Heading 2 Char"/>
    <w:basedOn w:val="866"/>
    <w:link w:val="858"/>
    <w:uiPriority w:val="9"/>
    <w:pPr>
      <w:pBdr/>
      <w:spacing/>
      <w:ind/>
    </w:pPr>
    <w:rPr>
      <w:rFonts w:ascii="Arial" w:hAnsi="Arial" w:eastAsia="Arial" w:cs="Arial"/>
      <w:color w:val="0f4761" w:themeColor="accent1" w:themeShade="BF"/>
      <w:sz w:val="32"/>
      <w:szCs w:val="32"/>
    </w:rPr>
  </w:style>
  <w:style w:type="character" w:styleId="151">
    <w:name w:val="Heading 3 Char"/>
    <w:basedOn w:val="866"/>
    <w:link w:val="859"/>
    <w:uiPriority w:val="9"/>
    <w:pPr>
      <w:pBdr/>
      <w:spacing/>
      <w:ind/>
    </w:pPr>
    <w:rPr>
      <w:rFonts w:ascii="Arial" w:hAnsi="Arial" w:eastAsia="Arial" w:cs="Arial"/>
      <w:color w:val="0f4761" w:themeColor="accent1" w:themeShade="BF"/>
      <w:sz w:val="28"/>
      <w:szCs w:val="28"/>
    </w:rPr>
  </w:style>
  <w:style w:type="character" w:styleId="152">
    <w:name w:val="Heading 4 Char"/>
    <w:basedOn w:val="866"/>
    <w:link w:val="860"/>
    <w:uiPriority w:val="9"/>
    <w:pPr>
      <w:pBdr/>
      <w:spacing/>
      <w:ind/>
    </w:pPr>
    <w:rPr>
      <w:rFonts w:ascii="Arial" w:hAnsi="Arial" w:eastAsia="Arial" w:cs="Arial"/>
      <w:i/>
      <w:iCs/>
      <w:color w:val="0f4761" w:themeColor="accent1" w:themeShade="BF"/>
    </w:rPr>
  </w:style>
  <w:style w:type="character" w:styleId="153">
    <w:name w:val="Heading 5 Char"/>
    <w:basedOn w:val="866"/>
    <w:link w:val="861"/>
    <w:uiPriority w:val="9"/>
    <w:pPr>
      <w:pBdr/>
      <w:spacing/>
      <w:ind/>
    </w:pPr>
    <w:rPr>
      <w:rFonts w:ascii="Arial" w:hAnsi="Arial" w:eastAsia="Arial" w:cs="Arial"/>
      <w:color w:val="0f4761" w:themeColor="accent1" w:themeShade="BF"/>
    </w:rPr>
  </w:style>
  <w:style w:type="character" w:styleId="154">
    <w:name w:val="Heading 6 Char"/>
    <w:basedOn w:val="866"/>
    <w:link w:val="862"/>
    <w:uiPriority w:val="9"/>
    <w:pPr>
      <w:pBdr/>
      <w:spacing/>
      <w:ind/>
    </w:pPr>
    <w:rPr>
      <w:rFonts w:ascii="Arial" w:hAnsi="Arial" w:eastAsia="Arial" w:cs="Arial"/>
      <w:i/>
      <w:iCs/>
      <w:color w:val="595959" w:themeColor="text1" w:themeTint="A6"/>
    </w:rPr>
  </w:style>
  <w:style w:type="character" w:styleId="155">
    <w:name w:val="Heading 7 Char"/>
    <w:basedOn w:val="866"/>
    <w:link w:val="863"/>
    <w:uiPriority w:val="9"/>
    <w:pPr>
      <w:pBdr/>
      <w:spacing/>
      <w:ind/>
    </w:pPr>
    <w:rPr>
      <w:rFonts w:ascii="Arial" w:hAnsi="Arial" w:eastAsia="Arial" w:cs="Arial"/>
      <w:color w:val="595959" w:themeColor="text1" w:themeTint="A6"/>
    </w:rPr>
  </w:style>
  <w:style w:type="character" w:styleId="156">
    <w:name w:val="Heading 8 Char"/>
    <w:basedOn w:val="866"/>
    <w:link w:val="864"/>
    <w:uiPriority w:val="9"/>
    <w:pPr>
      <w:pBdr/>
      <w:spacing/>
      <w:ind/>
    </w:pPr>
    <w:rPr>
      <w:rFonts w:ascii="Arial" w:hAnsi="Arial" w:eastAsia="Arial" w:cs="Arial"/>
      <w:i/>
      <w:iCs/>
      <w:color w:val="272727" w:themeColor="text1" w:themeTint="D8"/>
    </w:rPr>
  </w:style>
  <w:style w:type="character" w:styleId="157">
    <w:name w:val="Heading 9 Char"/>
    <w:basedOn w:val="866"/>
    <w:link w:val="865"/>
    <w:uiPriority w:val="9"/>
    <w:pPr>
      <w:pBdr/>
      <w:spacing/>
      <w:ind/>
    </w:pPr>
    <w:rPr>
      <w:rFonts w:ascii="Arial" w:hAnsi="Arial" w:eastAsia="Arial" w:cs="Arial"/>
      <w:i/>
      <w:iCs/>
      <w:color w:val="272727" w:themeColor="text1" w:themeTint="D8"/>
    </w:rPr>
  </w:style>
  <w:style w:type="character" w:styleId="159">
    <w:name w:val="Title Char"/>
    <w:basedOn w:val="866"/>
    <w:link w:val="1003"/>
    <w:uiPriority w:val="10"/>
    <w:pPr>
      <w:pBdr/>
      <w:spacing/>
      <w:ind/>
    </w:pPr>
    <w:rPr>
      <w:rFonts w:ascii="Arial" w:hAnsi="Arial" w:eastAsia="Arial" w:cs="Arial"/>
      <w:spacing w:val="-10"/>
      <w:sz w:val="56"/>
      <w:szCs w:val="56"/>
    </w:rPr>
  </w:style>
  <w:style w:type="character" w:styleId="161">
    <w:name w:val="Subtitle Char"/>
    <w:basedOn w:val="866"/>
    <w:link w:val="1005"/>
    <w:uiPriority w:val="11"/>
    <w:pPr>
      <w:pBdr/>
      <w:spacing/>
      <w:ind/>
    </w:pPr>
    <w:rPr>
      <w:color w:val="595959" w:themeColor="text1" w:themeTint="A6"/>
      <w:spacing w:val="15"/>
      <w:sz w:val="28"/>
      <w:szCs w:val="28"/>
    </w:rPr>
  </w:style>
  <w:style w:type="character" w:styleId="163">
    <w:name w:val="Quote Char"/>
    <w:basedOn w:val="866"/>
    <w:link w:val="1007"/>
    <w:uiPriority w:val="29"/>
    <w:pPr>
      <w:pBdr/>
      <w:spacing/>
      <w:ind/>
    </w:pPr>
    <w:rPr>
      <w:i/>
      <w:iCs/>
      <w:color w:val="404040" w:themeColor="text1" w:themeTint="BF"/>
    </w:rPr>
  </w:style>
  <w:style w:type="character" w:styleId="167">
    <w:name w:val="Intense Quote Char"/>
    <w:basedOn w:val="866"/>
    <w:link w:val="1010"/>
    <w:uiPriority w:val="30"/>
    <w:pPr>
      <w:pBdr/>
      <w:spacing/>
      <w:ind/>
    </w:pPr>
    <w:rPr>
      <w:i/>
      <w:iCs/>
      <w:color w:val="0f4761" w:themeColor="accent1" w:themeShade="BF"/>
    </w:rPr>
  </w:style>
  <w:style w:type="character" w:styleId="181">
    <w:name w:val="Footnote Text Char"/>
    <w:basedOn w:val="866"/>
    <w:link w:val="1021"/>
    <w:uiPriority w:val="99"/>
    <w:semiHidden/>
    <w:pPr>
      <w:pBdr/>
      <w:spacing/>
      <w:ind/>
    </w:pPr>
    <w:rPr>
      <w:sz w:val="20"/>
      <w:szCs w:val="20"/>
    </w:rPr>
  </w:style>
  <w:style w:type="character" w:styleId="184">
    <w:name w:val="Endnote Text Char"/>
    <w:basedOn w:val="866"/>
    <w:link w:val="1024"/>
    <w:uiPriority w:val="99"/>
    <w:semiHidden/>
    <w:pPr>
      <w:pBdr/>
      <w:spacing/>
      <w:ind/>
    </w:pPr>
    <w:rPr>
      <w:sz w:val="20"/>
      <w:szCs w:val="20"/>
    </w:rPr>
  </w:style>
  <w:style w:type="paragraph" w:styleId="856" w:default="1">
    <w:name w:val="Normal"/>
    <w:qFormat/>
    <w:pPr>
      <w:pBdr/>
      <w:spacing/>
      <w:ind/>
    </w:pPr>
  </w:style>
  <w:style w:type="paragraph" w:styleId="857">
    <w:name w:val="Heading 1"/>
    <w:basedOn w:val="856"/>
    <w:next w:val="856"/>
    <w:link w:val="994"/>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858">
    <w:name w:val="Heading 2"/>
    <w:basedOn w:val="856"/>
    <w:next w:val="856"/>
    <w:link w:val="995"/>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859">
    <w:name w:val="Heading 3"/>
    <w:basedOn w:val="856"/>
    <w:next w:val="856"/>
    <w:link w:val="996"/>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860">
    <w:name w:val="Heading 4"/>
    <w:basedOn w:val="856"/>
    <w:next w:val="856"/>
    <w:link w:val="997"/>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861">
    <w:name w:val="Heading 5"/>
    <w:basedOn w:val="856"/>
    <w:next w:val="856"/>
    <w:link w:val="998"/>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862">
    <w:name w:val="Heading 6"/>
    <w:basedOn w:val="856"/>
    <w:next w:val="856"/>
    <w:link w:val="99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3">
    <w:name w:val="Heading 7"/>
    <w:basedOn w:val="856"/>
    <w:next w:val="856"/>
    <w:link w:val="100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4">
    <w:name w:val="Heading 8"/>
    <w:basedOn w:val="856"/>
    <w:next w:val="856"/>
    <w:link w:val="100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5">
    <w:name w:val="Heading 9"/>
    <w:basedOn w:val="856"/>
    <w:next w:val="856"/>
    <w:link w:val="100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6" w:default="1">
    <w:name w:val="Default Paragraph Font"/>
    <w:uiPriority w:val="1"/>
    <w:semiHidden/>
    <w:unhideWhenUsed/>
    <w:pPr>
      <w:pBdr/>
      <w:spacing/>
      <w:ind/>
    </w:pPr>
  </w:style>
  <w:style w:type="table" w:styleId="86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8" w:default="1">
    <w:name w:val="No List"/>
    <w:uiPriority w:val="99"/>
    <w:semiHidden/>
    <w:unhideWhenUsed/>
    <w:pPr>
      <w:pBdr/>
      <w:spacing/>
      <w:ind/>
    </w:pPr>
  </w:style>
  <w:style w:type="table" w:styleId="869" w:customStyle="1">
    <w:name w:val="Table Grid Light"/>
    <w:basedOn w:val="86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1"/>
    <w:basedOn w:val="86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Plain Table 2"/>
    <w:basedOn w:val="86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3"/>
    <w:basedOn w:val="86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4"/>
    <w:basedOn w:val="86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5"/>
    <w:basedOn w:val="86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w:basedOn w:val="86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1 Light - Accent 1"/>
    <w:basedOn w:val="86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1 Light - Accent 2"/>
    <w:basedOn w:val="86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1 Light - Accent 3"/>
    <w:basedOn w:val="86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1 Light - Accent 4"/>
    <w:basedOn w:val="86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1 Light - Accent 5"/>
    <w:basedOn w:val="86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1 Light - Accent 6"/>
    <w:basedOn w:val="86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w:basedOn w:val="86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2 - Accent 1"/>
    <w:basedOn w:val="86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2 - Accent 2"/>
    <w:basedOn w:val="86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2 - Accent 3"/>
    <w:basedOn w:val="86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2 - Accent 4"/>
    <w:basedOn w:val="86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2 - Accent 5"/>
    <w:basedOn w:val="86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2 - Accent 6"/>
    <w:basedOn w:val="86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w:basedOn w:val="86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3 - Accent 1"/>
    <w:basedOn w:val="86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3 - Accent 2"/>
    <w:basedOn w:val="86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3 - Accent 3"/>
    <w:basedOn w:val="86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3 - Accent 4"/>
    <w:basedOn w:val="86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3 - Accent 5"/>
    <w:basedOn w:val="86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3 - Accent 6"/>
    <w:basedOn w:val="86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w:basedOn w:val="86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4 - Accent 1"/>
    <w:basedOn w:val="867"/>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4 - Accent 2"/>
    <w:basedOn w:val="867"/>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4 - Accent 3"/>
    <w:basedOn w:val="867"/>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4 - Accent 4"/>
    <w:basedOn w:val="867"/>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4 - Accent 5"/>
    <w:basedOn w:val="867"/>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4 - Accent 6"/>
    <w:basedOn w:val="867"/>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w:basedOn w:val="86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5 Dark- Accent 1"/>
    <w:basedOn w:val="86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5 Dark - Accent 2"/>
    <w:basedOn w:val="86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5 Dark - Accent 3"/>
    <w:basedOn w:val="86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5 Dark- Accent 4"/>
    <w:basedOn w:val="86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5 Dark - Accent 5"/>
    <w:basedOn w:val="86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5 Dark - Accent 6"/>
    <w:basedOn w:val="86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w:basedOn w:val="86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6 Colorful - Accent 1"/>
    <w:basedOn w:val="867"/>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6 Colorful - Accent 2"/>
    <w:basedOn w:val="86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6 Colorful - Accent 3"/>
    <w:basedOn w:val="867"/>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6 Colorful - Accent 4"/>
    <w:basedOn w:val="86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6 Colorful - Accent 5"/>
    <w:basedOn w:val="867"/>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6 Colorful - Accent 6"/>
    <w:basedOn w:val="867"/>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w:basedOn w:val="86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7 Colorful - Accent 1"/>
    <w:basedOn w:val="867"/>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Grid Table 7 Colorful - Accent 2"/>
    <w:basedOn w:val="867"/>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Grid Table 7 Colorful - Accent 3"/>
    <w:basedOn w:val="867"/>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Grid Table 7 Colorful - Accent 4"/>
    <w:basedOn w:val="867"/>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Grid Table 7 Colorful - Accent 5"/>
    <w:basedOn w:val="867"/>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Grid Table 7 Colorful - Accent 6"/>
    <w:basedOn w:val="867"/>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w:basedOn w:val="86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1 Light - Accent 1"/>
    <w:basedOn w:val="86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1 Light - Accent 2"/>
    <w:basedOn w:val="86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1 Light - Accent 3"/>
    <w:basedOn w:val="86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1 Light - Accent 4"/>
    <w:basedOn w:val="86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1 Light - Accent 5"/>
    <w:basedOn w:val="86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1 Light - Accent 6"/>
    <w:basedOn w:val="86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w:basedOn w:val="86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2 - Accent 1"/>
    <w:basedOn w:val="867"/>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2 - Accent 2"/>
    <w:basedOn w:val="867"/>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2 - Accent 3"/>
    <w:basedOn w:val="867"/>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2 - Accent 4"/>
    <w:basedOn w:val="867"/>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2 - Accent 5"/>
    <w:basedOn w:val="867"/>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2 - Accent 6"/>
    <w:basedOn w:val="867"/>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w:basedOn w:val="86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3 - Accent 1"/>
    <w:basedOn w:val="867"/>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3 - Accent 2"/>
    <w:basedOn w:val="86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3 - Accent 3"/>
    <w:basedOn w:val="867"/>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3 - Accent 4"/>
    <w:basedOn w:val="86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3 - Accent 5"/>
    <w:basedOn w:val="867"/>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3 - Accent 6"/>
    <w:basedOn w:val="867"/>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w:basedOn w:val="86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4 - Accent 1"/>
    <w:basedOn w:val="867"/>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4 - Accent 2"/>
    <w:basedOn w:val="867"/>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4 - Accent 3"/>
    <w:basedOn w:val="867"/>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4 - Accent 4"/>
    <w:basedOn w:val="867"/>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4 - Accent 5"/>
    <w:basedOn w:val="867"/>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4 - Accent 6"/>
    <w:basedOn w:val="867"/>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w:basedOn w:val="86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5 Dark - Accent 1"/>
    <w:basedOn w:val="867"/>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5 Dark - Accent 2"/>
    <w:basedOn w:val="867"/>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5 Dark - Accent 3"/>
    <w:basedOn w:val="867"/>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5 Dark - Accent 4"/>
    <w:basedOn w:val="867"/>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5 Dark - Accent 5"/>
    <w:basedOn w:val="867"/>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5 Dark - Accent 6"/>
    <w:basedOn w:val="867"/>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w:basedOn w:val="86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6 Colorful - Accent 1"/>
    <w:basedOn w:val="867"/>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6 Colorful - Accent 2"/>
    <w:basedOn w:val="867"/>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6 Colorful - Accent 3"/>
    <w:basedOn w:val="867"/>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6 Colorful - Accent 4"/>
    <w:basedOn w:val="867"/>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6 Colorful - Accent 5"/>
    <w:basedOn w:val="867"/>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st Table 6 Colorful - Accent 6"/>
    <w:basedOn w:val="867"/>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w:basedOn w:val="86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st Table 7 Colorful - Accent 1"/>
    <w:basedOn w:val="867"/>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st Table 7 Colorful - Accent 2"/>
    <w:basedOn w:val="867"/>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st Table 7 Colorful - Accent 3"/>
    <w:basedOn w:val="867"/>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st Table 7 Colorful - Accent 4"/>
    <w:basedOn w:val="867"/>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st Table 7 Colorful - Accent 5"/>
    <w:basedOn w:val="867"/>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st Table 7 Colorful - Accent 6"/>
    <w:basedOn w:val="867"/>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ned - Accent"/>
    <w:basedOn w:val="867"/>
    <w:uiPriority w:val="99"/>
    <w:pPr>
      <w:pBdr/>
      <w:spacing w:after="0" w:line="240" w:lineRule="auto"/>
      <w:ind/>
    </w:pPr>
    <w:rPr>
      <w:color w:val="404040"/>
      <w:sz w:val="20"/>
      <w:szCs w:val="20"/>
      <w:lang w:val="fr-CI" w:eastAsia="fr-CI"/>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ned - Accent 1"/>
    <w:basedOn w:val="867"/>
    <w:uiPriority w:val="99"/>
    <w:pPr>
      <w:pBdr/>
      <w:spacing w:after="0" w:line="240" w:lineRule="auto"/>
      <w:ind/>
    </w:pPr>
    <w:rPr>
      <w:color w:val="404040"/>
      <w:sz w:val="20"/>
      <w:szCs w:val="20"/>
      <w:lang w:val="fr-CI" w:eastAsia="fr-CI"/>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ned - Accent 2"/>
    <w:basedOn w:val="867"/>
    <w:uiPriority w:val="99"/>
    <w:pPr>
      <w:pBdr/>
      <w:spacing w:after="0" w:line="240" w:lineRule="auto"/>
      <w:ind/>
    </w:pPr>
    <w:rPr>
      <w:color w:val="404040"/>
      <w:sz w:val="20"/>
      <w:szCs w:val="20"/>
      <w:lang w:val="fr-CI" w:eastAsia="fr-CI"/>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ned - Accent 3"/>
    <w:basedOn w:val="867"/>
    <w:uiPriority w:val="99"/>
    <w:pPr>
      <w:pBdr/>
      <w:spacing w:after="0" w:line="240" w:lineRule="auto"/>
      <w:ind/>
    </w:pPr>
    <w:rPr>
      <w:color w:val="404040"/>
      <w:sz w:val="20"/>
      <w:szCs w:val="20"/>
      <w:lang w:val="fr-CI" w:eastAsia="fr-CI"/>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ned - Accent 4"/>
    <w:basedOn w:val="867"/>
    <w:uiPriority w:val="99"/>
    <w:pPr>
      <w:pBdr/>
      <w:spacing w:after="0" w:line="240" w:lineRule="auto"/>
      <w:ind/>
    </w:pPr>
    <w:rPr>
      <w:color w:val="404040"/>
      <w:sz w:val="20"/>
      <w:szCs w:val="20"/>
      <w:lang w:val="fr-CI" w:eastAsia="fr-CI"/>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ned - Accent 5"/>
    <w:basedOn w:val="867"/>
    <w:uiPriority w:val="99"/>
    <w:pPr>
      <w:pBdr/>
      <w:spacing w:after="0" w:line="240" w:lineRule="auto"/>
      <w:ind/>
    </w:pPr>
    <w:rPr>
      <w:color w:val="404040"/>
      <w:sz w:val="20"/>
      <w:szCs w:val="20"/>
      <w:lang w:val="fr-CI" w:eastAsia="fr-CI"/>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Lined - Accent 6"/>
    <w:basedOn w:val="867"/>
    <w:uiPriority w:val="99"/>
    <w:pPr>
      <w:pBdr/>
      <w:spacing w:after="0" w:line="240" w:lineRule="auto"/>
      <w:ind/>
    </w:pPr>
    <w:rPr>
      <w:color w:val="404040"/>
      <w:sz w:val="20"/>
      <w:szCs w:val="20"/>
      <w:lang w:val="fr-CI" w:eastAsia="fr-CI"/>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amp; Lined - Accent"/>
    <w:basedOn w:val="867"/>
    <w:uiPriority w:val="99"/>
    <w:pPr>
      <w:pBdr/>
      <w:spacing w:after="0" w:line="240" w:lineRule="auto"/>
      <w:ind/>
    </w:pPr>
    <w:rPr>
      <w:color w:val="404040"/>
      <w:sz w:val="20"/>
      <w:szCs w:val="20"/>
      <w:lang w:val="fr-CI" w:eastAsia="fr-CI"/>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amp; Lined - Accent 1"/>
    <w:basedOn w:val="867"/>
    <w:uiPriority w:val="99"/>
    <w:pPr>
      <w:pBdr/>
      <w:spacing w:after="0" w:line="240" w:lineRule="auto"/>
      <w:ind/>
    </w:pPr>
    <w:rPr>
      <w:color w:val="404040"/>
      <w:sz w:val="20"/>
      <w:szCs w:val="20"/>
      <w:lang w:val="fr-CI" w:eastAsia="fr-CI"/>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amp; Lined - Accent 2"/>
    <w:basedOn w:val="867"/>
    <w:uiPriority w:val="99"/>
    <w:pPr>
      <w:pBdr/>
      <w:spacing w:after="0" w:line="240" w:lineRule="auto"/>
      <w:ind/>
    </w:pPr>
    <w:rPr>
      <w:color w:val="404040"/>
      <w:sz w:val="20"/>
      <w:szCs w:val="20"/>
      <w:lang w:val="fr-CI" w:eastAsia="fr-CI"/>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amp; Lined - Accent 3"/>
    <w:basedOn w:val="867"/>
    <w:uiPriority w:val="99"/>
    <w:pPr>
      <w:pBdr/>
      <w:spacing w:after="0" w:line="240" w:lineRule="auto"/>
      <w:ind/>
    </w:pPr>
    <w:rPr>
      <w:color w:val="404040"/>
      <w:sz w:val="20"/>
      <w:szCs w:val="20"/>
      <w:lang w:val="fr-CI" w:eastAsia="fr-CI"/>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amp; Lined - Accent 4"/>
    <w:basedOn w:val="867"/>
    <w:uiPriority w:val="99"/>
    <w:pPr>
      <w:pBdr/>
      <w:spacing w:after="0" w:line="240" w:lineRule="auto"/>
      <w:ind/>
    </w:pPr>
    <w:rPr>
      <w:color w:val="404040"/>
      <w:sz w:val="20"/>
      <w:szCs w:val="20"/>
      <w:lang w:val="fr-CI" w:eastAsia="fr-CI"/>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amp; Lined - Accent 5"/>
    <w:basedOn w:val="867"/>
    <w:uiPriority w:val="99"/>
    <w:pPr>
      <w:pBdr/>
      <w:spacing w:after="0" w:line="240" w:lineRule="auto"/>
      <w:ind/>
    </w:pPr>
    <w:rPr>
      <w:color w:val="404040"/>
      <w:sz w:val="20"/>
      <w:szCs w:val="20"/>
      <w:lang w:val="fr-CI" w:eastAsia="fr-CI"/>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Bordered &amp; Lined - Accent 6"/>
    <w:basedOn w:val="867"/>
    <w:uiPriority w:val="99"/>
    <w:pPr>
      <w:pBdr/>
      <w:spacing w:after="0" w:line="240" w:lineRule="auto"/>
      <w:ind/>
    </w:pPr>
    <w:rPr>
      <w:color w:val="404040"/>
      <w:sz w:val="20"/>
      <w:szCs w:val="20"/>
      <w:lang w:val="fr-CI" w:eastAsia="fr-CI"/>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w:basedOn w:val="86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Bordered - Accent 1"/>
    <w:basedOn w:val="86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Bordered - Accent 2"/>
    <w:basedOn w:val="86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Bordered - Accent 3"/>
    <w:basedOn w:val="86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Bordered - Accent 4"/>
    <w:basedOn w:val="86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Bordered - Accent 5"/>
    <w:basedOn w:val="86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Bordered - Accent 6"/>
    <w:basedOn w:val="86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4" w:customStyle="1">
    <w:name w:val="Titre 1 Car"/>
    <w:basedOn w:val="866"/>
    <w:link w:val="857"/>
    <w:uiPriority w:val="9"/>
    <w:pPr>
      <w:pBdr/>
      <w:spacing/>
      <w:ind/>
    </w:pPr>
    <w:rPr>
      <w:rFonts w:ascii="Arial" w:hAnsi="Arial" w:eastAsia="Arial" w:cs="Arial"/>
      <w:color w:val="2e74b5" w:themeColor="accent1" w:themeShade="BF"/>
      <w:sz w:val="40"/>
      <w:szCs w:val="40"/>
    </w:rPr>
  </w:style>
  <w:style w:type="character" w:styleId="995" w:customStyle="1">
    <w:name w:val="Titre 2 Car"/>
    <w:basedOn w:val="866"/>
    <w:link w:val="858"/>
    <w:uiPriority w:val="9"/>
    <w:pPr>
      <w:pBdr/>
      <w:spacing/>
      <w:ind/>
    </w:pPr>
    <w:rPr>
      <w:rFonts w:ascii="Arial" w:hAnsi="Arial" w:eastAsia="Arial" w:cs="Arial"/>
      <w:color w:val="2e74b5" w:themeColor="accent1" w:themeShade="BF"/>
      <w:sz w:val="32"/>
      <w:szCs w:val="32"/>
    </w:rPr>
  </w:style>
  <w:style w:type="character" w:styleId="996" w:customStyle="1">
    <w:name w:val="Titre 3 Car"/>
    <w:basedOn w:val="866"/>
    <w:link w:val="859"/>
    <w:uiPriority w:val="9"/>
    <w:pPr>
      <w:pBdr/>
      <w:spacing/>
      <w:ind/>
    </w:pPr>
    <w:rPr>
      <w:rFonts w:ascii="Arial" w:hAnsi="Arial" w:eastAsia="Arial" w:cs="Arial"/>
      <w:color w:val="2e74b5" w:themeColor="accent1" w:themeShade="BF"/>
      <w:sz w:val="28"/>
      <w:szCs w:val="28"/>
    </w:rPr>
  </w:style>
  <w:style w:type="character" w:styleId="997" w:customStyle="1">
    <w:name w:val="Titre 4 Car"/>
    <w:basedOn w:val="866"/>
    <w:link w:val="860"/>
    <w:uiPriority w:val="9"/>
    <w:pPr>
      <w:pBdr/>
      <w:spacing/>
      <w:ind/>
    </w:pPr>
    <w:rPr>
      <w:rFonts w:ascii="Arial" w:hAnsi="Arial" w:eastAsia="Arial" w:cs="Arial"/>
      <w:i/>
      <w:iCs/>
      <w:color w:val="2e74b5" w:themeColor="accent1" w:themeShade="BF"/>
    </w:rPr>
  </w:style>
  <w:style w:type="character" w:styleId="998" w:customStyle="1">
    <w:name w:val="Titre 5 Car"/>
    <w:basedOn w:val="866"/>
    <w:link w:val="861"/>
    <w:uiPriority w:val="9"/>
    <w:pPr>
      <w:pBdr/>
      <w:spacing/>
      <w:ind/>
    </w:pPr>
    <w:rPr>
      <w:rFonts w:ascii="Arial" w:hAnsi="Arial" w:eastAsia="Arial" w:cs="Arial"/>
      <w:color w:val="2e74b5" w:themeColor="accent1" w:themeShade="BF"/>
    </w:rPr>
  </w:style>
  <w:style w:type="character" w:styleId="999" w:customStyle="1">
    <w:name w:val="Titre 6 Car"/>
    <w:basedOn w:val="866"/>
    <w:link w:val="862"/>
    <w:uiPriority w:val="9"/>
    <w:pPr>
      <w:pBdr/>
      <w:spacing/>
      <w:ind/>
    </w:pPr>
    <w:rPr>
      <w:rFonts w:ascii="Arial" w:hAnsi="Arial" w:eastAsia="Arial" w:cs="Arial"/>
      <w:i/>
      <w:iCs/>
      <w:color w:val="595959" w:themeColor="text1" w:themeTint="A6"/>
    </w:rPr>
  </w:style>
  <w:style w:type="character" w:styleId="1000" w:customStyle="1">
    <w:name w:val="Titre 7 Car"/>
    <w:basedOn w:val="866"/>
    <w:link w:val="863"/>
    <w:uiPriority w:val="9"/>
    <w:pPr>
      <w:pBdr/>
      <w:spacing/>
      <w:ind/>
    </w:pPr>
    <w:rPr>
      <w:rFonts w:ascii="Arial" w:hAnsi="Arial" w:eastAsia="Arial" w:cs="Arial"/>
      <w:color w:val="595959" w:themeColor="text1" w:themeTint="A6"/>
    </w:rPr>
  </w:style>
  <w:style w:type="character" w:styleId="1001" w:customStyle="1">
    <w:name w:val="Titre 8 Car"/>
    <w:basedOn w:val="866"/>
    <w:link w:val="864"/>
    <w:uiPriority w:val="9"/>
    <w:pPr>
      <w:pBdr/>
      <w:spacing/>
      <w:ind/>
    </w:pPr>
    <w:rPr>
      <w:rFonts w:ascii="Arial" w:hAnsi="Arial" w:eastAsia="Arial" w:cs="Arial"/>
      <w:i/>
      <w:iCs/>
      <w:color w:val="272727" w:themeColor="text1" w:themeTint="D8"/>
    </w:rPr>
  </w:style>
  <w:style w:type="character" w:styleId="1002" w:customStyle="1">
    <w:name w:val="Titre 9 Car"/>
    <w:basedOn w:val="866"/>
    <w:link w:val="865"/>
    <w:uiPriority w:val="9"/>
    <w:pPr>
      <w:pBdr/>
      <w:spacing/>
      <w:ind/>
    </w:pPr>
    <w:rPr>
      <w:rFonts w:ascii="Arial" w:hAnsi="Arial" w:eastAsia="Arial" w:cs="Arial"/>
      <w:i/>
      <w:iCs/>
      <w:color w:val="272727" w:themeColor="text1" w:themeTint="D8"/>
    </w:rPr>
  </w:style>
  <w:style w:type="paragraph" w:styleId="1003">
    <w:name w:val="Title"/>
    <w:basedOn w:val="856"/>
    <w:next w:val="856"/>
    <w:link w:val="1004"/>
    <w:uiPriority w:val="10"/>
    <w:qFormat/>
    <w:pPr>
      <w:pBdr/>
      <w:spacing w:after="80" w:line="240" w:lineRule="auto"/>
      <w:ind/>
      <w:contextualSpacing w:val="true"/>
    </w:pPr>
    <w:rPr>
      <w:rFonts w:ascii="Arial" w:hAnsi="Arial" w:eastAsia="Arial" w:cs="Arial"/>
      <w:spacing w:val="-10"/>
      <w:sz w:val="56"/>
      <w:szCs w:val="56"/>
    </w:rPr>
  </w:style>
  <w:style w:type="character" w:styleId="1004" w:customStyle="1">
    <w:name w:val="Titre Car"/>
    <w:basedOn w:val="866"/>
    <w:link w:val="1003"/>
    <w:uiPriority w:val="10"/>
    <w:pPr>
      <w:pBdr/>
      <w:spacing/>
      <w:ind/>
    </w:pPr>
    <w:rPr>
      <w:rFonts w:ascii="Arial" w:hAnsi="Arial" w:eastAsia="Arial" w:cs="Arial"/>
      <w:spacing w:val="-10"/>
      <w:sz w:val="56"/>
      <w:szCs w:val="56"/>
    </w:rPr>
  </w:style>
  <w:style w:type="paragraph" w:styleId="1005">
    <w:name w:val="Subtitle"/>
    <w:basedOn w:val="856"/>
    <w:next w:val="856"/>
    <w:link w:val="1006"/>
    <w:uiPriority w:val="11"/>
    <w:qFormat/>
    <w:pPr>
      <w:numPr>
        <w:ilvl w:val="1"/>
      </w:numPr>
      <w:pBdr/>
      <w:spacing/>
      <w:ind/>
    </w:pPr>
    <w:rPr>
      <w:color w:val="595959" w:themeColor="text1" w:themeTint="A6"/>
      <w:spacing w:val="15"/>
      <w:sz w:val="28"/>
      <w:szCs w:val="28"/>
    </w:rPr>
  </w:style>
  <w:style w:type="character" w:styleId="1006" w:customStyle="1">
    <w:name w:val="Sous-titre Car"/>
    <w:basedOn w:val="866"/>
    <w:link w:val="1005"/>
    <w:uiPriority w:val="11"/>
    <w:pPr>
      <w:pBdr/>
      <w:spacing/>
      <w:ind/>
    </w:pPr>
    <w:rPr>
      <w:color w:val="595959" w:themeColor="text1" w:themeTint="A6"/>
      <w:spacing w:val="15"/>
      <w:sz w:val="28"/>
      <w:szCs w:val="28"/>
    </w:rPr>
  </w:style>
  <w:style w:type="paragraph" w:styleId="1007">
    <w:name w:val="Quote"/>
    <w:basedOn w:val="856"/>
    <w:next w:val="856"/>
    <w:link w:val="1008"/>
    <w:uiPriority w:val="29"/>
    <w:qFormat/>
    <w:pPr>
      <w:pBdr/>
      <w:spacing w:before="160"/>
      <w:ind/>
      <w:jc w:val="center"/>
    </w:pPr>
    <w:rPr>
      <w:i/>
      <w:iCs/>
      <w:color w:val="404040" w:themeColor="text1" w:themeTint="BF"/>
    </w:rPr>
  </w:style>
  <w:style w:type="character" w:styleId="1008" w:customStyle="1">
    <w:name w:val="Citation Car"/>
    <w:basedOn w:val="866"/>
    <w:link w:val="1007"/>
    <w:uiPriority w:val="29"/>
    <w:pPr>
      <w:pBdr/>
      <w:spacing/>
      <w:ind/>
    </w:pPr>
    <w:rPr>
      <w:i/>
      <w:iCs/>
      <w:color w:val="404040" w:themeColor="text1" w:themeTint="BF"/>
    </w:rPr>
  </w:style>
  <w:style w:type="character" w:styleId="1009">
    <w:name w:val="Intense Emphasis"/>
    <w:basedOn w:val="866"/>
    <w:uiPriority w:val="21"/>
    <w:qFormat/>
    <w:pPr>
      <w:pBdr/>
      <w:spacing/>
      <w:ind/>
    </w:pPr>
    <w:rPr>
      <w:i/>
      <w:iCs/>
      <w:color w:val="2e74b5" w:themeColor="accent1" w:themeShade="BF"/>
    </w:rPr>
  </w:style>
  <w:style w:type="paragraph" w:styleId="1010">
    <w:name w:val="Intense Quote"/>
    <w:basedOn w:val="856"/>
    <w:next w:val="856"/>
    <w:link w:val="1011"/>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011" w:customStyle="1">
    <w:name w:val="Citation intense Car"/>
    <w:basedOn w:val="866"/>
    <w:link w:val="1010"/>
    <w:uiPriority w:val="30"/>
    <w:pPr>
      <w:pBdr/>
      <w:spacing/>
      <w:ind/>
    </w:pPr>
    <w:rPr>
      <w:i/>
      <w:iCs/>
      <w:color w:val="2e74b5" w:themeColor="accent1" w:themeShade="BF"/>
    </w:rPr>
  </w:style>
  <w:style w:type="character" w:styleId="1012">
    <w:name w:val="Intense Reference"/>
    <w:basedOn w:val="866"/>
    <w:uiPriority w:val="32"/>
    <w:qFormat/>
    <w:pPr>
      <w:pBdr/>
      <w:spacing/>
      <w:ind/>
    </w:pPr>
    <w:rPr>
      <w:b/>
      <w:bCs/>
      <w:smallCaps/>
      <w:color w:val="2e74b5" w:themeColor="accent1" w:themeShade="BF"/>
      <w:spacing w:val="5"/>
    </w:rPr>
  </w:style>
  <w:style w:type="paragraph" w:styleId="1013">
    <w:name w:val="No Spacing"/>
    <w:basedOn w:val="856"/>
    <w:uiPriority w:val="1"/>
    <w:qFormat/>
    <w:pPr>
      <w:pBdr/>
      <w:spacing w:after="0" w:line="240" w:lineRule="auto"/>
      <w:ind/>
    </w:pPr>
  </w:style>
  <w:style w:type="character" w:styleId="1014">
    <w:name w:val="Subtle Emphasis"/>
    <w:basedOn w:val="866"/>
    <w:uiPriority w:val="19"/>
    <w:qFormat/>
    <w:pPr>
      <w:pBdr/>
      <w:spacing/>
      <w:ind/>
    </w:pPr>
    <w:rPr>
      <w:i/>
      <w:iCs/>
      <w:color w:val="404040" w:themeColor="text1" w:themeTint="BF"/>
    </w:rPr>
  </w:style>
  <w:style w:type="character" w:styleId="1015">
    <w:name w:val="Emphasis"/>
    <w:basedOn w:val="866"/>
    <w:uiPriority w:val="20"/>
    <w:qFormat/>
    <w:pPr>
      <w:pBdr/>
      <w:spacing/>
      <w:ind/>
    </w:pPr>
    <w:rPr>
      <w:i/>
      <w:iCs/>
    </w:rPr>
  </w:style>
  <w:style w:type="character" w:styleId="1016">
    <w:name w:val="Subtle Reference"/>
    <w:basedOn w:val="866"/>
    <w:uiPriority w:val="31"/>
    <w:qFormat/>
    <w:pPr>
      <w:pBdr/>
      <w:spacing/>
      <w:ind/>
    </w:pPr>
    <w:rPr>
      <w:smallCaps/>
      <w:color w:val="5a5a5a" w:themeColor="text1" w:themeTint="A5"/>
    </w:rPr>
  </w:style>
  <w:style w:type="character" w:styleId="1017">
    <w:name w:val="Book Title"/>
    <w:basedOn w:val="866"/>
    <w:uiPriority w:val="33"/>
    <w:qFormat/>
    <w:pPr>
      <w:pBdr/>
      <w:spacing/>
      <w:ind/>
    </w:pPr>
    <w:rPr>
      <w:b/>
      <w:bCs/>
      <w:i/>
      <w:iCs/>
      <w:spacing w:val="5"/>
    </w:rPr>
  </w:style>
  <w:style w:type="character" w:styleId="1018" w:customStyle="1">
    <w:name w:val="Header Char"/>
    <w:basedOn w:val="866"/>
    <w:uiPriority w:val="99"/>
    <w:pPr>
      <w:pBdr/>
      <w:spacing/>
      <w:ind/>
    </w:pPr>
  </w:style>
  <w:style w:type="character" w:styleId="1019" w:customStyle="1">
    <w:name w:val="Footer Char"/>
    <w:basedOn w:val="866"/>
    <w:uiPriority w:val="99"/>
    <w:pPr>
      <w:pBdr/>
      <w:spacing/>
      <w:ind/>
    </w:pPr>
  </w:style>
  <w:style w:type="paragraph" w:styleId="1020">
    <w:name w:val="Caption"/>
    <w:basedOn w:val="856"/>
    <w:next w:val="856"/>
    <w:uiPriority w:val="35"/>
    <w:unhideWhenUsed/>
    <w:qFormat/>
    <w:pPr>
      <w:pBdr/>
      <w:spacing w:after="200" w:line="240" w:lineRule="auto"/>
      <w:ind/>
    </w:pPr>
    <w:rPr>
      <w:i/>
      <w:iCs/>
      <w:color w:val="44546a" w:themeColor="text2"/>
      <w:sz w:val="18"/>
      <w:szCs w:val="18"/>
    </w:rPr>
  </w:style>
  <w:style w:type="paragraph" w:styleId="1021">
    <w:name w:val="footnote text"/>
    <w:basedOn w:val="856"/>
    <w:link w:val="1022"/>
    <w:uiPriority w:val="99"/>
    <w:semiHidden/>
    <w:unhideWhenUsed/>
    <w:pPr>
      <w:pBdr/>
      <w:spacing w:after="0" w:line="240" w:lineRule="auto"/>
      <w:ind/>
    </w:pPr>
    <w:rPr>
      <w:sz w:val="20"/>
      <w:szCs w:val="20"/>
    </w:rPr>
  </w:style>
  <w:style w:type="character" w:styleId="1022" w:customStyle="1">
    <w:name w:val="Note de bas de page Car"/>
    <w:basedOn w:val="866"/>
    <w:link w:val="1021"/>
    <w:uiPriority w:val="99"/>
    <w:semiHidden/>
    <w:pPr>
      <w:pBdr/>
      <w:spacing/>
      <w:ind/>
    </w:pPr>
    <w:rPr>
      <w:sz w:val="20"/>
      <w:szCs w:val="20"/>
    </w:rPr>
  </w:style>
  <w:style w:type="character" w:styleId="1023">
    <w:name w:val="footnote reference"/>
    <w:basedOn w:val="866"/>
    <w:uiPriority w:val="99"/>
    <w:semiHidden/>
    <w:unhideWhenUsed/>
    <w:pPr>
      <w:pBdr/>
      <w:spacing/>
      <w:ind/>
    </w:pPr>
    <w:rPr>
      <w:vertAlign w:val="superscript"/>
    </w:rPr>
  </w:style>
  <w:style w:type="paragraph" w:styleId="1024">
    <w:name w:val="endnote text"/>
    <w:basedOn w:val="856"/>
    <w:link w:val="1025"/>
    <w:uiPriority w:val="99"/>
    <w:semiHidden/>
    <w:unhideWhenUsed/>
    <w:pPr>
      <w:pBdr/>
      <w:spacing w:after="0" w:line="240" w:lineRule="auto"/>
      <w:ind/>
    </w:pPr>
    <w:rPr>
      <w:sz w:val="20"/>
      <w:szCs w:val="20"/>
    </w:rPr>
  </w:style>
  <w:style w:type="character" w:styleId="1025" w:customStyle="1">
    <w:name w:val="Note de fin Car"/>
    <w:basedOn w:val="866"/>
    <w:link w:val="1024"/>
    <w:uiPriority w:val="99"/>
    <w:semiHidden/>
    <w:pPr>
      <w:pBdr/>
      <w:spacing/>
      <w:ind/>
    </w:pPr>
    <w:rPr>
      <w:sz w:val="20"/>
      <w:szCs w:val="20"/>
    </w:rPr>
  </w:style>
  <w:style w:type="character" w:styleId="1026">
    <w:name w:val="endnote reference"/>
    <w:basedOn w:val="866"/>
    <w:uiPriority w:val="99"/>
    <w:semiHidden/>
    <w:unhideWhenUsed/>
    <w:pPr>
      <w:pBdr/>
      <w:spacing/>
      <w:ind/>
    </w:pPr>
    <w:rPr>
      <w:vertAlign w:val="superscript"/>
    </w:rPr>
  </w:style>
  <w:style w:type="character" w:styleId="1027">
    <w:name w:val="FollowedHyperlink"/>
    <w:basedOn w:val="866"/>
    <w:uiPriority w:val="99"/>
    <w:semiHidden/>
    <w:unhideWhenUsed/>
    <w:pPr>
      <w:pBdr/>
      <w:spacing/>
      <w:ind/>
    </w:pPr>
    <w:rPr>
      <w:color w:val="954f72" w:themeColor="followedHyperlink"/>
      <w:u w:val="single"/>
    </w:rPr>
  </w:style>
  <w:style w:type="paragraph" w:styleId="1028">
    <w:name w:val="toc 1"/>
    <w:basedOn w:val="856"/>
    <w:next w:val="856"/>
    <w:uiPriority w:val="39"/>
    <w:unhideWhenUsed/>
    <w:pPr>
      <w:pBdr/>
      <w:spacing w:after="100"/>
      <w:ind/>
    </w:pPr>
  </w:style>
  <w:style w:type="paragraph" w:styleId="1029">
    <w:name w:val="toc 2"/>
    <w:basedOn w:val="856"/>
    <w:next w:val="856"/>
    <w:uiPriority w:val="39"/>
    <w:unhideWhenUsed/>
    <w:pPr>
      <w:pBdr/>
      <w:spacing w:after="100"/>
      <w:ind w:left="220"/>
    </w:pPr>
  </w:style>
  <w:style w:type="paragraph" w:styleId="1030">
    <w:name w:val="toc 3"/>
    <w:basedOn w:val="856"/>
    <w:next w:val="856"/>
    <w:uiPriority w:val="39"/>
    <w:unhideWhenUsed/>
    <w:pPr>
      <w:pBdr/>
      <w:spacing w:after="100"/>
      <w:ind w:left="440"/>
    </w:pPr>
  </w:style>
  <w:style w:type="paragraph" w:styleId="1031">
    <w:name w:val="toc 4"/>
    <w:basedOn w:val="856"/>
    <w:next w:val="856"/>
    <w:uiPriority w:val="39"/>
    <w:unhideWhenUsed/>
    <w:pPr>
      <w:pBdr/>
      <w:spacing w:after="100"/>
      <w:ind w:left="660"/>
    </w:pPr>
  </w:style>
  <w:style w:type="paragraph" w:styleId="1032">
    <w:name w:val="toc 5"/>
    <w:basedOn w:val="856"/>
    <w:next w:val="856"/>
    <w:uiPriority w:val="39"/>
    <w:unhideWhenUsed/>
    <w:pPr>
      <w:pBdr/>
      <w:spacing w:after="100"/>
      <w:ind w:left="880"/>
    </w:pPr>
  </w:style>
  <w:style w:type="paragraph" w:styleId="1033">
    <w:name w:val="toc 6"/>
    <w:basedOn w:val="856"/>
    <w:next w:val="856"/>
    <w:uiPriority w:val="39"/>
    <w:unhideWhenUsed/>
    <w:pPr>
      <w:pBdr/>
      <w:spacing w:after="100"/>
      <w:ind w:left="1100"/>
    </w:pPr>
  </w:style>
  <w:style w:type="paragraph" w:styleId="1034">
    <w:name w:val="toc 7"/>
    <w:basedOn w:val="856"/>
    <w:next w:val="856"/>
    <w:uiPriority w:val="39"/>
    <w:unhideWhenUsed/>
    <w:pPr>
      <w:pBdr/>
      <w:spacing w:after="100"/>
      <w:ind w:left="1320"/>
    </w:pPr>
  </w:style>
  <w:style w:type="paragraph" w:styleId="1035">
    <w:name w:val="toc 8"/>
    <w:basedOn w:val="856"/>
    <w:next w:val="856"/>
    <w:uiPriority w:val="39"/>
    <w:unhideWhenUsed/>
    <w:pPr>
      <w:pBdr/>
      <w:spacing w:after="100"/>
      <w:ind w:left="1540"/>
    </w:pPr>
  </w:style>
  <w:style w:type="paragraph" w:styleId="1036">
    <w:name w:val="toc 9"/>
    <w:basedOn w:val="856"/>
    <w:next w:val="856"/>
    <w:uiPriority w:val="39"/>
    <w:unhideWhenUsed/>
    <w:pPr>
      <w:pBdr/>
      <w:spacing w:after="100"/>
      <w:ind w:left="1760"/>
    </w:pPr>
  </w:style>
  <w:style w:type="paragraph" w:styleId="1037">
    <w:name w:val="TOC Heading"/>
    <w:uiPriority w:val="39"/>
    <w:unhideWhenUsed/>
    <w:pPr>
      <w:pBdr/>
      <w:spacing/>
      <w:ind/>
    </w:pPr>
  </w:style>
  <w:style w:type="paragraph" w:styleId="1038">
    <w:name w:val="table of figures"/>
    <w:basedOn w:val="856"/>
    <w:next w:val="856"/>
    <w:uiPriority w:val="99"/>
    <w:unhideWhenUsed/>
    <w:pPr>
      <w:pBdr/>
      <w:spacing w:after="0"/>
      <w:ind/>
    </w:pPr>
  </w:style>
  <w:style w:type="paragraph" w:styleId="1039" w:customStyle="1">
    <w:name w:val="x_msonormal"/>
    <w:basedOn w:val="856"/>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paragraph" w:styleId="1040" w:customStyle="1">
    <w:name w:val="x_msolistparagraph"/>
    <w:basedOn w:val="856"/>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paragraph" w:styleId="1041">
    <w:name w:val="List Paragraph"/>
    <w:basedOn w:val="856"/>
    <w:uiPriority w:val="34"/>
    <w:qFormat/>
    <w:pPr>
      <w:pBdr/>
      <w:spacing/>
      <w:ind w:left="720"/>
      <w:contextualSpacing w:val="true"/>
    </w:pPr>
  </w:style>
  <w:style w:type="table" w:styleId="1042">
    <w:name w:val="Table Grid"/>
    <w:basedOn w:val="86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3">
    <w:name w:val="Strong"/>
    <w:basedOn w:val="866"/>
    <w:uiPriority w:val="22"/>
    <w:qFormat/>
    <w:pPr>
      <w:pBdr/>
      <w:spacing/>
      <w:ind/>
    </w:pPr>
    <w:rPr>
      <w:b/>
      <w:bCs/>
    </w:rPr>
  </w:style>
  <w:style w:type="paragraph" w:styleId="1044">
    <w:name w:val="Header"/>
    <w:basedOn w:val="856"/>
    <w:link w:val="1045"/>
    <w:uiPriority w:val="99"/>
    <w:unhideWhenUsed/>
    <w:pPr>
      <w:pBdr/>
      <w:tabs>
        <w:tab w:val="center" w:leader="none" w:pos="4536"/>
        <w:tab w:val="right" w:leader="none" w:pos="9072"/>
      </w:tabs>
      <w:spacing w:after="0" w:line="240" w:lineRule="auto"/>
      <w:ind/>
    </w:pPr>
  </w:style>
  <w:style w:type="character" w:styleId="1045" w:customStyle="1">
    <w:name w:val="En-tête Car"/>
    <w:basedOn w:val="866"/>
    <w:link w:val="1044"/>
    <w:uiPriority w:val="99"/>
    <w:pPr>
      <w:pBdr/>
      <w:spacing/>
      <w:ind/>
    </w:pPr>
  </w:style>
  <w:style w:type="paragraph" w:styleId="1046">
    <w:name w:val="Footer"/>
    <w:basedOn w:val="856"/>
    <w:link w:val="1047"/>
    <w:uiPriority w:val="99"/>
    <w:unhideWhenUsed/>
    <w:pPr>
      <w:pBdr/>
      <w:tabs>
        <w:tab w:val="center" w:leader="none" w:pos="4536"/>
        <w:tab w:val="right" w:leader="none" w:pos="9072"/>
      </w:tabs>
      <w:spacing w:after="0" w:line="240" w:lineRule="auto"/>
      <w:ind/>
    </w:pPr>
  </w:style>
  <w:style w:type="character" w:styleId="1047" w:customStyle="1">
    <w:name w:val="Pied de page Car"/>
    <w:basedOn w:val="866"/>
    <w:link w:val="1046"/>
    <w:uiPriority w:val="99"/>
    <w:pPr>
      <w:pBdr/>
      <w:spacing/>
      <w:ind/>
    </w:pPr>
  </w:style>
  <w:style w:type="paragraph" w:styleId="1048" w:customStyle="1">
    <w:name w:val="bodytext"/>
    <w:basedOn w:val="856"/>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character" w:styleId="1049">
    <w:name w:val="Hyperlink"/>
    <w:basedOn w:val="866"/>
    <w:uiPriority w:val="99"/>
    <w:semiHidden/>
    <w:unhideWhenUsed/>
    <w:pPr>
      <w:pBdr/>
      <w:spacing/>
      <w:ind/>
    </w:pPr>
    <w:rPr>
      <w:color w:val="0000ff"/>
      <w:u w:val="single"/>
    </w:rPr>
  </w:style>
  <w:style w:type="paragraph" w:styleId="1050">
    <w:name w:val="Normal (Web)"/>
    <w:basedOn w:val="85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character" w:styleId="1051" w:customStyle="1">
    <w:name w:val="st"/>
    <w:basedOn w:val="866"/>
    <w:pPr>
      <w:pBdr/>
      <w:spacing/>
      <w:ind/>
    </w:pPr>
  </w:style>
  <w:style w:type="paragraph" w:styleId="1052">
    <w:name w:val="Balloon Text"/>
    <w:basedOn w:val="856"/>
    <w:link w:val="1053"/>
    <w:uiPriority w:val="99"/>
    <w:semiHidden/>
    <w:unhideWhenUsed/>
    <w:pPr>
      <w:pBdr/>
      <w:spacing w:after="0" w:line="240" w:lineRule="auto"/>
      <w:ind/>
    </w:pPr>
    <w:rPr>
      <w:rFonts w:ascii="Tahoma" w:hAnsi="Tahoma" w:cs="Tahoma"/>
      <w:sz w:val="16"/>
      <w:szCs w:val="16"/>
    </w:rPr>
  </w:style>
  <w:style w:type="character" w:styleId="1053" w:customStyle="1">
    <w:name w:val="Texte de bulles Car"/>
    <w:basedOn w:val="866"/>
    <w:link w:val="1052"/>
    <w:uiPriority w:val="99"/>
    <w:semiHidden/>
    <w:pPr>
      <w:pBdr/>
      <w:spacing/>
      <w:ind/>
    </w:pPr>
    <w:rPr>
      <w:rFonts w:ascii="Tahoma" w:hAnsi="Tahoma" w:cs="Tahoma"/>
      <w:sz w:val="16"/>
      <w:szCs w:val="16"/>
    </w:rPr>
  </w:style>
  <w:style w:type="character" w:styleId="1054">
    <w:name w:val="annotation reference"/>
    <w:basedOn w:val="866"/>
    <w:uiPriority w:val="99"/>
    <w:semiHidden/>
    <w:unhideWhenUsed/>
    <w:pPr>
      <w:pBdr/>
      <w:spacing/>
      <w:ind/>
    </w:pPr>
    <w:rPr>
      <w:sz w:val="16"/>
      <w:szCs w:val="16"/>
    </w:rPr>
  </w:style>
  <w:style w:type="paragraph" w:styleId="1055">
    <w:name w:val="annotation text"/>
    <w:basedOn w:val="856"/>
    <w:link w:val="1056"/>
    <w:uiPriority w:val="99"/>
    <w:semiHidden/>
    <w:unhideWhenUsed/>
    <w:pPr>
      <w:pBdr/>
      <w:spacing w:line="240" w:lineRule="auto"/>
      <w:ind/>
    </w:pPr>
    <w:rPr>
      <w:sz w:val="20"/>
      <w:szCs w:val="20"/>
    </w:rPr>
  </w:style>
  <w:style w:type="character" w:styleId="1056" w:customStyle="1">
    <w:name w:val="Commentaire Car"/>
    <w:basedOn w:val="866"/>
    <w:link w:val="1055"/>
    <w:uiPriority w:val="99"/>
    <w:semiHidden/>
    <w:pPr>
      <w:pBdr/>
      <w:spacing/>
      <w:ind/>
    </w:pPr>
    <w:rPr>
      <w:sz w:val="20"/>
      <w:szCs w:val="20"/>
    </w:rPr>
  </w:style>
  <w:style w:type="paragraph" w:styleId="1057">
    <w:name w:val="annotation subject"/>
    <w:basedOn w:val="1055"/>
    <w:next w:val="1055"/>
    <w:link w:val="1058"/>
    <w:uiPriority w:val="99"/>
    <w:semiHidden/>
    <w:unhideWhenUsed/>
    <w:pPr>
      <w:pBdr/>
      <w:spacing/>
      <w:ind/>
    </w:pPr>
    <w:rPr>
      <w:b/>
      <w:bCs/>
    </w:rPr>
  </w:style>
  <w:style w:type="character" w:styleId="1058" w:customStyle="1">
    <w:name w:val="Objet du commentaire Car"/>
    <w:basedOn w:val="1056"/>
    <w:link w:val="1057"/>
    <w:uiPriority w:val="99"/>
    <w:semiHidden/>
    <w:pPr>
      <w:pBdr/>
      <w:spacing/>
      <w:ind/>
    </w:pPr>
    <w:rPr>
      <w:b/>
      <w:bCs/>
      <w:sz w:val="20"/>
      <w:szCs w:val="20"/>
    </w:rPr>
  </w:style>
  <w:style w:type="paragraph" w:styleId="1059">
    <w:name w:val="Revision"/>
    <w:hidden/>
    <w:uiPriority w:val="99"/>
    <w:semiHidden/>
    <w:pPr>
      <w:pBdr/>
      <w:spacing w:after="0" w:line="240" w:lineRule="auto"/>
      <w:ind/>
    </w:pPr>
  </w:style>
  <w:style w:type="paragraph" w:styleId="1060">
    <w:name w:val="Body Text"/>
    <w:basedOn w:val="856"/>
    <w:link w:val="1061"/>
    <w:uiPriority w:val="99"/>
    <w:qFormat/>
    <w:pPr>
      <w:pBdr/>
      <w:spacing w:after="0" w:before="120" w:line="264" w:lineRule="auto"/>
      <w:ind/>
      <w:jc w:val="both"/>
    </w:pPr>
    <w:rPr>
      <w:rFonts w:ascii="Californian FB" w:hAnsi="Californian FB" w:eastAsia="Times New Roman" w:cs="Times New Roman"/>
      <w:sz w:val="26"/>
      <w:szCs w:val="24"/>
      <w:lang w:eastAsia="fr-FR"/>
    </w:rPr>
  </w:style>
  <w:style w:type="character" w:styleId="1061" w:customStyle="1">
    <w:name w:val="Corps de texte Car"/>
    <w:basedOn w:val="866"/>
    <w:link w:val="1060"/>
    <w:uiPriority w:val="99"/>
    <w:pPr>
      <w:pBdr/>
      <w:spacing/>
      <w:ind/>
    </w:pPr>
    <w:rPr>
      <w:rFonts w:ascii="Californian FB" w:hAnsi="Californian FB" w:eastAsia="Times New Roman" w:cs="Times New Roman"/>
      <w:sz w:val="26"/>
      <w:szCs w:val="24"/>
      <w:lang w:eastAsia="fr-FR"/>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hyperlink" Target="http://www.sodexam.com" TargetMode="External"/><Relationship Id="rId2" Type="http://schemas.openxmlformats.org/officeDocument/2006/relationships/image" Target="media/image1.png"/><Relationship Id="rId3" Type="http://schemas.openxmlformats.org/officeDocument/2006/relationships/image" Target="media/media1.sv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4D5962F472E17468E411F4A17AF12A8" ma:contentTypeVersion="15" ma:contentTypeDescription="Crée un document." ma:contentTypeScope="" ma:versionID="4d33eff43a544d994dae211187d17512">
  <xsd:schema xmlns:xsd="http://www.w3.org/2001/XMLSchema" xmlns:xs="http://www.w3.org/2001/XMLSchema" xmlns:p="http://schemas.microsoft.com/office/2006/metadata/properties" xmlns:ns1="http://schemas.microsoft.com/sharepoint/v3" xmlns:ns2="7f0ff8b6-9321-4f99-b071-88c052cdb02e" xmlns:ns3="4897d36e-b036-404e-a06f-ed560a3000b0" targetNamespace="http://schemas.microsoft.com/office/2006/metadata/properties" ma:root="true" ma:fieldsID="e41e4a2e91d3b5d8a37fdbe7e69193eb" ns1:_="" ns2:_="" ns3:_="">
    <xsd:import namespace="http://schemas.microsoft.com/sharepoint/v3"/>
    <xsd:import namespace="7f0ff8b6-9321-4f99-b071-88c052cdb02e"/>
    <xsd:import namespace="4897d36e-b036-404e-a06f-ed560a3000b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riétés de la stratégie de conformité unifiée" ma:hidden="true" ma:internalName="_ip_UnifiedCompliancePolicyProperties">
      <xsd:simpleType>
        <xsd:restriction base="dms:Note"/>
      </xsd:simpleType>
    </xsd:element>
    <xsd:element name="_ip_UnifiedCompliancePolicyUIAction" ma:index="22"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ff8b6-9321-4f99-b071-88c052cdb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256e35f7-71ac-48cb-9e01-1a8c39f69d6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descrip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97d36e-b036-404e-a06f-ed560a3000b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9d542e7-63bc-4482-8fe2-7a0a272a1312}" ma:internalName="TaxCatchAll" ma:showField="CatchAllData" ma:web="4897d36e-b036-404e-a06f-ed560a30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897d36e-b036-404e-a06f-ed560a3000b0" xsi:nil="true"/>
    <lcf76f155ced4ddcb4097134ff3c332f xmlns="7f0ff8b6-9321-4f99-b071-88c052cdb02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414C43-B55E-4FE8-AEA7-E956E3114F5E}">
  <ds:schemaRefs>
    <ds:schemaRef ds:uri="http://schemas.openxmlformats.org/officeDocument/2006/bibliography"/>
  </ds:schemaRefs>
</ds:datastoreItem>
</file>

<file path=customXml/itemProps2.xml><?xml version="1.0" encoding="utf-8"?>
<ds:datastoreItem xmlns:ds="http://schemas.openxmlformats.org/officeDocument/2006/customXml" ds:itemID="{76E52340-2B8F-4024-A018-F682FB870B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f0ff8b6-9321-4f99-b071-88c052cdb02e"/>
    <ds:schemaRef ds:uri="4897d36e-b036-404e-a06f-ed560a300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C73B64-2D89-482D-B3C6-A72484D9DA8E}">
  <ds:schemaRefs>
    <ds:schemaRef ds:uri="http://schemas.microsoft.com/office/2006/metadata/properties"/>
    <ds:schemaRef ds:uri="http://schemas.microsoft.com/office/infopath/2007/PartnerControls"/>
    <ds:schemaRef ds:uri="4897d36e-b036-404e-a06f-ed560a3000b0"/>
    <ds:schemaRef ds:uri="7f0ff8b6-9321-4f99-b071-88c052cdb02e"/>
    <ds:schemaRef ds:uri="http://schemas.microsoft.com/sharepoint/v3"/>
  </ds:schemaRefs>
</ds:datastoreItem>
</file>

<file path=customXml/itemProps4.xml><?xml version="1.0" encoding="utf-8"?>
<ds:datastoreItem xmlns:ds="http://schemas.openxmlformats.org/officeDocument/2006/customXml" ds:itemID="{D4B5E698-E675-4C24-BF2F-52879E798F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revision>4</cp:revision>
  <dcterms:created xsi:type="dcterms:W3CDTF">2025-05-21T12:52:00Z</dcterms:created>
  <dcterms:modified xsi:type="dcterms:W3CDTF">2025-05-22T09:40:49Z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0x01010044D5962F472E17468E411F4A17AF12A8</vt:lpwstr>
  </property>
  <property fmtid="{D5CDD505-2E9C-101B-9397-08002B2CF9AE}" pid="3" name="MediaServiceImageTags">
    <vt:lpwstr/>
  </property>
</Properties>
</file>